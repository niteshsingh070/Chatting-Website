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3B0D5" w14:textId="77777777" w:rsidR="004F2A50" w:rsidRDefault="004F2A50">
      <w:pPr>
        <w:spacing w:after="0" w:line="240" w:lineRule="auto"/>
        <w:jc w:val="center"/>
        <w:rPr>
          <w:rFonts w:ascii="Times New Roman" w:eastAsia="Times New Roman" w:hAnsi="Times New Roman" w:cs="Times New Roman"/>
          <w:color w:val="000000"/>
          <w:sz w:val="26"/>
          <w:szCs w:val="26"/>
        </w:rPr>
      </w:pPr>
      <w:bookmarkStart w:id="0" w:name="_gjdgxs" w:colFirst="0" w:colLast="0"/>
      <w:bookmarkEnd w:id="0"/>
    </w:p>
    <w:p w14:paraId="50038244" w14:textId="77777777" w:rsidR="004F2A50" w:rsidRDefault="00000000">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p>
    <w:p w14:paraId="31A94EF5" w14:textId="77777777" w:rsidR="004F2A50" w:rsidRDefault="00000000">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p w14:paraId="4746E831" w14:textId="77777777" w:rsidR="004F2A50" w:rsidRDefault="00000000">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Mini Project/ Summer Training Report </w:t>
      </w:r>
    </w:p>
    <w:p w14:paraId="06467BD1" w14:textId="77777777" w:rsidR="004F2A50" w:rsidRDefault="00000000">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w:t>
      </w:r>
    </w:p>
    <w:p w14:paraId="5908B680" w14:textId="4700E680" w:rsidR="004F2A50" w:rsidRDefault="00BB748E">
      <w:pPr>
        <w:spacing w:before="240" w:after="36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Chatting Application</w:t>
      </w:r>
    </w:p>
    <w:p w14:paraId="3E4E2178" w14:textId="77777777" w:rsidR="004F2A50" w:rsidRDefault="00000000">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in partially fulfilment for the requirement for the award of the degree of</w:t>
      </w:r>
    </w:p>
    <w:p w14:paraId="5666D1AF" w14:textId="77777777" w:rsidR="004F2A50" w:rsidRDefault="00000000">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Bachelor of Technology </w:t>
      </w:r>
    </w:p>
    <w:p w14:paraId="4186FF4A" w14:textId="77777777" w:rsidR="004F2A50"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b/>
          <w:color w:val="000000"/>
          <w:sz w:val="28"/>
          <w:szCs w:val="28"/>
        </w:rPr>
        <w:t xml:space="preserve">        </w:t>
      </w:r>
    </w:p>
    <w:p w14:paraId="72FC961E" w14:textId="77777777" w:rsidR="004F2A50" w:rsidRDefault="0000000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14:paraId="5F17EDBD" w14:textId="77777777" w:rsidR="004F2A50" w:rsidRDefault="004F2A50">
      <w:pPr>
        <w:jc w:val="center"/>
        <w:rPr>
          <w:rFonts w:ascii="Times New Roman" w:eastAsia="Times New Roman" w:hAnsi="Times New Roman" w:cs="Times New Roman"/>
          <w:color w:val="000000"/>
          <w:sz w:val="20"/>
          <w:szCs w:val="20"/>
        </w:rPr>
      </w:pPr>
    </w:p>
    <w:p w14:paraId="34085AC8" w14:textId="77777777" w:rsidR="004F2A50"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by</w:t>
      </w:r>
    </w:p>
    <w:p w14:paraId="3F8F6C72" w14:textId="77777777" w:rsidR="004F2A50" w:rsidRDefault="00000000">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Nitesh Singh </w:t>
      </w:r>
    </w:p>
    <w:p w14:paraId="7C401752" w14:textId="77777777" w:rsidR="004F2A50" w:rsidRDefault="00000000">
      <w:pPr>
        <w:spacing w:after="0"/>
        <w:jc w:val="center"/>
        <w:rPr>
          <w:rFonts w:ascii="Times New Roman" w:eastAsia="Times New Roman" w:hAnsi="Times New Roman" w:cs="Times New Roman"/>
          <w:b/>
          <w:color w:val="000000"/>
          <w:sz w:val="28"/>
          <w:szCs w:val="28"/>
        </w:rPr>
      </w:pPr>
      <w:bookmarkStart w:id="1" w:name="_30j0zll" w:colFirst="0" w:colLast="0"/>
      <w:bookmarkEnd w:id="1"/>
      <w:r>
        <w:rPr>
          <w:rFonts w:ascii="Times New Roman" w:eastAsia="Times New Roman" w:hAnsi="Times New Roman" w:cs="Times New Roman"/>
          <w:b/>
          <w:color w:val="000000"/>
          <w:sz w:val="28"/>
          <w:szCs w:val="28"/>
        </w:rPr>
        <w:t>(2202840100141)</w:t>
      </w:r>
    </w:p>
    <w:p w14:paraId="41CB90B0" w14:textId="77777777" w:rsidR="004F2A50" w:rsidRDefault="004F2A50">
      <w:pPr>
        <w:spacing w:after="0"/>
        <w:jc w:val="center"/>
        <w:rPr>
          <w:rFonts w:ascii="Times New Roman" w:eastAsia="Times New Roman" w:hAnsi="Times New Roman" w:cs="Times New Roman"/>
          <w:b/>
          <w:color w:val="000000"/>
          <w:sz w:val="28"/>
          <w:szCs w:val="28"/>
        </w:rPr>
      </w:pPr>
    </w:p>
    <w:p w14:paraId="397A78FE" w14:textId="77777777" w:rsidR="004F2A50" w:rsidRDefault="00000000">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Supervision of</w:t>
      </w:r>
    </w:p>
    <w:p w14:paraId="2A8085EF" w14:textId="174127C0" w:rsidR="004F2A50" w:rsidRDefault="00000000">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Mr. </w:t>
      </w:r>
      <w:r w:rsidR="00BB748E">
        <w:rPr>
          <w:rFonts w:ascii="Times New Roman" w:eastAsia="Times New Roman" w:hAnsi="Times New Roman" w:cs="Times New Roman"/>
          <w:b/>
          <w:color w:val="000000"/>
          <w:sz w:val="28"/>
          <w:szCs w:val="28"/>
        </w:rPr>
        <w:t>Bhadrinath</w:t>
      </w:r>
      <w:r>
        <w:rPr>
          <w:rFonts w:ascii="Times New Roman" w:eastAsia="Times New Roman" w:hAnsi="Times New Roman" w:cs="Times New Roman"/>
          <w:b/>
          <w:color w:val="000000"/>
          <w:sz w:val="28"/>
          <w:szCs w:val="28"/>
        </w:rPr>
        <w:t xml:space="preserve"> Pratap </w:t>
      </w:r>
      <w:r w:rsidR="00BB748E">
        <w:rPr>
          <w:rFonts w:ascii="Times New Roman" w:eastAsia="Times New Roman" w:hAnsi="Times New Roman" w:cs="Times New Roman"/>
          <w:b/>
          <w:color w:val="000000"/>
          <w:sz w:val="28"/>
          <w:szCs w:val="28"/>
        </w:rPr>
        <w:t>Singh</w:t>
      </w:r>
    </w:p>
    <w:p w14:paraId="1F9EFD9D" w14:textId="77777777" w:rsidR="004F2A50" w:rsidRDefault="004F2A50">
      <w:pPr>
        <w:spacing w:after="0"/>
        <w:jc w:val="center"/>
        <w:rPr>
          <w:rFonts w:ascii="Times New Roman" w:eastAsia="Times New Roman" w:hAnsi="Times New Roman" w:cs="Times New Roman"/>
          <w:color w:val="000000"/>
          <w:sz w:val="28"/>
          <w:szCs w:val="28"/>
        </w:rPr>
      </w:pPr>
    </w:p>
    <w:p w14:paraId="31743712" w14:textId="77777777" w:rsidR="004F2A50"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E02D22D" wp14:editId="7D45F703">
            <wp:extent cx="1477020" cy="10607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7020" cy="1060769"/>
                    </a:xfrm>
                    <a:prstGeom prst="rect">
                      <a:avLst/>
                    </a:prstGeom>
                    <a:ln/>
                  </pic:spPr>
                </pic:pic>
              </a:graphicData>
            </a:graphic>
          </wp:inline>
        </w:drawing>
      </w:r>
    </w:p>
    <w:p w14:paraId="52716882" w14:textId="77777777" w:rsidR="004F2A50" w:rsidRDefault="00000000">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Department of Computer Science &amp; Engineering</w:t>
      </w:r>
    </w:p>
    <w:p w14:paraId="63C31B31" w14:textId="0D681BC3" w:rsidR="004F2A50" w:rsidRDefault="00000000">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UNITED I</w:t>
      </w:r>
      <w:r w:rsidR="004C45B6">
        <w:rPr>
          <w:rFonts w:ascii="Times New Roman" w:eastAsia="Times New Roman" w:hAnsi="Times New Roman" w:cs="Times New Roman"/>
          <w:b/>
          <w:color w:val="000000"/>
          <w:sz w:val="28"/>
          <w:szCs w:val="28"/>
        </w:rPr>
        <w:t>N</w:t>
      </w:r>
      <w:r>
        <w:rPr>
          <w:rFonts w:ascii="Times New Roman" w:eastAsia="Times New Roman" w:hAnsi="Times New Roman" w:cs="Times New Roman"/>
          <w:b/>
          <w:color w:val="000000"/>
          <w:sz w:val="28"/>
          <w:szCs w:val="28"/>
        </w:rPr>
        <w:t>STITUTE OF TECHNOLOGY (284)</w:t>
      </w:r>
    </w:p>
    <w:p w14:paraId="4EF70A15" w14:textId="77777777" w:rsidR="004F2A50" w:rsidRDefault="00000000">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(Affiliated to Dr. A.P.J. Abdul Kalam Technical University, Lucknow)</w:t>
      </w:r>
    </w:p>
    <w:p w14:paraId="764A94F4" w14:textId="28EA36C4" w:rsidR="004F2A50" w:rsidRDefault="00000000">
      <w:pPr>
        <w:spacing w:after="24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Session-202</w:t>
      </w:r>
      <w:r w:rsidR="00BB748E">
        <w:rPr>
          <w:rFonts w:ascii="Times New Roman" w:eastAsia="Times New Roman" w:hAnsi="Times New Roman" w:cs="Times New Roman"/>
          <w:b/>
          <w:color w:val="000000"/>
          <w:sz w:val="28"/>
          <w:szCs w:val="28"/>
        </w:rPr>
        <w:t>4</w:t>
      </w:r>
      <w:r>
        <w:rPr>
          <w:rFonts w:ascii="Times New Roman" w:eastAsia="Times New Roman" w:hAnsi="Times New Roman" w:cs="Times New Roman"/>
          <w:b/>
          <w:color w:val="000000"/>
          <w:sz w:val="28"/>
          <w:szCs w:val="28"/>
        </w:rPr>
        <w:t>-202</w:t>
      </w:r>
      <w:r w:rsidR="00BB748E">
        <w:rPr>
          <w:rFonts w:ascii="Times New Roman" w:eastAsia="Times New Roman" w:hAnsi="Times New Roman" w:cs="Times New Roman"/>
          <w:b/>
          <w:color w:val="000000"/>
          <w:sz w:val="28"/>
          <w:szCs w:val="28"/>
        </w:rPr>
        <w:t>5</w:t>
      </w:r>
      <w:r>
        <w:rPr>
          <w:rFonts w:ascii="Times New Roman" w:eastAsia="Times New Roman" w:hAnsi="Times New Roman" w:cs="Times New Roman"/>
          <w:color w:val="000000"/>
          <w:sz w:val="48"/>
          <w:szCs w:val="48"/>
        </w:rPr>
        <w:t xml:space="preserve">           </w:t>
      </w:r>
    </w:p>
    <w:p w14:paraId="26413FDD" w14:textId="77777777" w:rsidR="004F2A50" w:rsidRDefault="00000000">
      <w:pPr>
        <w:rPr>
          <w:rFonts w:ascii="Times New Roman" w:eastAsia="Times New Roman" w:hAnsi="Times New Roman" w:cs="Times New Roman"/>
          <w:b/>
          <w:color w:val="000000"/>
          <w:sz w:val="54"/>
          <w:szCs w:val="54"/>
        </w:rPr>
      </w:pPr>
      <w:r>
        <w:br w:type="page"/>
      </w:r>
    </w:p>
    <w:p w14:paraId="303BD86E" w14:textId="77777777" w:rsidR="004F2A50"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Vision of the Department</w:t>
      </w:r>
    </w:p>
    <w:p w14:paraId="02EAB0F5" w14:textId="77777777" w:rsidR="004F2A50" w:rsidRDefault="004F2A50">
      <w:pPr>
        <w:jc w:val="both"/>
        <w:rPr>
          <w:rFonts w:ascii="Times New Roman" w:eastAsia="Times New Roman" w:hAnsi="Times New Roman" w:cs="Times New Roman"/>
          <w:sz w:val="28"/>
          <w:szCs w:val="28"/>
        </w:rPr>
      </w:pPr>
    </w:p>
    <w:p w14:paraId="009354F0" w14:textId="77777777" w:rsidR="004F2A5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be a center of excellence in the field of Computer Science and Engineering for producing talented engineers to ethically serve constantly changing needs of society and industry throughout their career and life.</w:t>
      </w:r>
    </w:p>
    <w:p w14:paraId="2F2E3BEE" w14:textId="77777777" w:rsidR="004F2A50" w:rsidRDefault="004F2A50">
      <w:pPr>
        <w:jc w:val="center"/>
        <w:rPr>
          <w:rFonts w:ascii="Times New Roman" w:eastAsia="Times New Roman" w:hAnsi="Times New Roman" w:cs="Times New Roman"/>
          <w:b/>
          <w:sz w:val="28"/>
          <w:szCs w:val="28"/>
          <w:u w:val="single"/>
        </w:rPr>
      </w:pPr>
    </w:p>
    <w:p w14:paraId="1BBDE18A" w14:textId="77777777" w:rsidR="004F2A50" w:rsidRDefault="004F2A50">
      <w:pPr>
        <w:jc w:val="center"/>
        <w:rPr>
          <w:rFonts w:ascii="Times New Roman" w:eastAsia="Times New Roman" w:hAnsi="Times New Roman" w:cs="Times New Roman"/>
          <w:b/>
          <w:sz w:val="28"/>
          <w:szCs w:val="28"/>
          <w:u w:val="single"/>
        </w:rPr>
      </w:pPr>
    </w:p>
    <w:p w14:paraId="5E8227C9" w14:textId="77777777" w:rsidR="004F2A50"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Mission of the Department</w:t>
      </w:r>
    </w:p>
    <w:p w14:paraId="423D3880" w14:textId="77777777" w:rsidR="004F2A50" w:rsidRDefault="004F2A50">
      <w:pPr>
        <w:jc w:val="center"/>
        <w:rPr>
          <w:rFonts w:ascii="Times New Roman" w:eastAsia="Times New Roman" w:hAnsi="Times New Roman" w:cs="Times New Roman"/>
          <w:b/>
          <w:sz w:val="36"/>
          <w:szCs w:val="36"/>
          <w:u w:val="single"/>
        </w:rPr>
      </w:pPr>
    </w:p>
    <w:p w14:paraId="41AD6D01" w14:textId="77777777" w:rsidR="004F2A5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M1. </w:t>
      </w:r>
      <w:r>
        <w:rPr>
          <w:rFonts w:ascii="Times New Roman" w:eastAsia="Times New Roman" w:hAnsi="Times New Roman" w:cs="Times New Roman"/>
          <w:sz w:val="28"/>
          <w:szCs w:val="28"/>
        </w:rPr>
        <w:t>Accomplish excellence with committed faculty by providing theoretical foundation and practical skills for solving complex engineering problems in the state-of-the-art trends in Computer science and allied disciplines.</w:t>
      </w:r>
    </w:p>
    <w:p w14:paraId="353B856C" w14:textId="77777777" w:rsidR="004F2A50" w:rsidRDefault="004F2A50">
      <w:pPr>
        <w:jc w:val="both"/>
        <w:rPr>
          <w:rFonts w:ascii="Times New Roman" w:eastAsia="Times New Roman" w:hAnsi="Times New Roman" w:cs="Times New Roman"/>
          <w:b/>
          <w:sz w:val="28"/>
          <w:szCs w:val="28"/>
        </w:rPr>
      </w:pPr>
    </w:p>
    <w:p w14:paraId="477A53B4" w14:textId="77777777" w:rsidR="004F2A50"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M2. </w:t>
      </w:r>
      <w:r>
        <w:rPr>
          <w:rFonts w:ascii="Times New Roman" w:eastAsia="Times New Roman" w:hAnsi="Times New Roman" w:cs="Times New Roman"/>
          <w:sz w:val="28"/>
          <w:szCs w:val="28"/>
        </w:rPr>
        <w:t>To foster skills and competency, generating novel ideas, entrepreneurship and model creations focused towards deep knowledge, interpersonal skills and leadership.</w:t>
      </w:r>
    </w:p>
    <w:p w14:paraId="3AEA0791" w14:textId="77777777" w:rsidR="004F2A50" w:rsidRDefault="004F2A50">
      <w:pPr>
        <w:jc w:val="both"/>
        <w:rPr>
          <w:rFonts w:ascii="Times New Roman" w:eastAsia="Times New Roman" w:hAnsi="Times New Roman" w:cs="Times New Roman"/>
          <w:b/>
          <w:sz w:val="28"/>
          <w:szCs w:val="28"/>
        </w:rPr>
      </w:pPr>
    </w:p>
    <w:p w14:paraId="3F312416" w14:textId="77777777" w:rsidR="004F2A50"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M3. </w:t>
      </w:r>
      <w:r>
        <w:rPr>
          <w:rFonts w:ascii="Times New Roman" w:eastAsia="Times New Roman" w:hAnsi="Times New Roman" w:cs="Times New Roman"/>
          <w:sz w:val="28"/>
          <w:szCs w:val="28"/>
        </w:rPr>
        <w:t>To develop habitude of research among faculty and students in the area of Computer Science &amp; Allied disciplines by providing the desired environment, for addressing the needs of industry and society.</w:t>
      </w:r>
    </w:p>
    <w:p w14:paraId="5B4234BC" w14:textId="77777777" w:rsidR="004F2A50" w:rsidRDefault="004F2A50">
      <w:pPr>
        <w:jc w:val="both"/>
        <w:rPr>
          <w:rFonts w:ascii="Times New Roman" w:eastAsia="Times New Roman" w:hAnsi="Times New Roman" w:cs="Times New Roman"/>
          <w:b/>
          <w:sz w:val="28"/>
          <w:szCs w:val="28"/>
        </w:rPr>
      </w:pPr>
    </w:p>
    <w:p w14:paraId="15EDFAD9" w14:textId="77777777" w:rsidR="004F2A50"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b/>
          <w:sz w:val="28"/>
          <w:szCs w:val="28"/>
        </w:rPr>
        <w:t xml:space="preserve">M4. </w:t>
      </w:r>
      <w:r>
        <w:rPr>
          <w:rFonts w:ascii="Times New Roman" w:eastAsia="Times New Roman" w:hAnsi="Times New Roman" w:cs="Times New Roman"/>
          <w:sz w:val="28"/>
          <w:szCs w:val="28"/>
        </w:rPr>
        <w:t xml:space="preserve">To mould the students with ethical principles in thoughts, expression and deeds. </w:t>
      </w:r>
      <w:r>
        <w:rPr>
          <w:rFonts w:ascii="Times New Roman" w:eastAsia="Times New Roman" w:hAnsi="Times New Roman" w:cs="Times New Roman"/>
          <w:sz w:val="36"/>
          <w:szCs w:val="36"/>
        </w:rPr>
        <w:t xml:space="preserve">  </w:t>
      </w:r>
    </w:p>
    <w:p w14:paraId="65BD158C" w14:textId="77777777" w:rsidR="004F2A50" w:rsidRDefault="004F2A50">
      <w:pPr>
        <w:tabs>
          <w:tab w:val="left" w:pos="2537"/>
        </w:tabs>
        <w:jc w:val="center"/>
        <w:rPr>
          <w:rFonts w:ascii="Times New Roman" w:eastAsia="Times New Roman" w:hAnsi="Times New Roman" w:cs="Times New Roman"/>
          <w:b/>
          <w:color w:val="000000"/>
          <w:sz w:val="54"/>
          <w:szCs w:val="54"/>
        </w:rPr>
      </w:pPr>
    </w:p>
    <w:p w14:paraId="21F076F9" w14:textId="77777777" w:rsidR="004F2A50" w:rsidRDefault="004F2A50">
      <w:pPr>
        <w:tabs>
          <w:tab w:val="left" w:pos="2537"/>
        </w:tabs>
        <w:jc w:val="center"/>
        <w:rPr>
          <w:rFonts w:ascii="Times New Roman" w:eastAsia="Times New Roman" w:hAnsi="Times New Roman" w:cs="Times New Roman"/>
          <w:b/>
          <w:color w:val="000000"/>
          <w:sz w:val="54"/>
          <w:szCs w:val="54"/>
        </w:rPr>
      </w:pPr>
    </w:p>
    <w:p w14:paraId="21110381" w14:textId="77777777" w:rsidR="004F2A50" w:rsidRDefault="00000000">
      <w:pPr>
        <w:tabs>
          <w:tab w:val="left" w:pos="2537"/>
        </w:tabs>
        <w:jc w:val="center"/>
        <w:rPr>
          <w:rFonts w:ascii="Times New Roman" w:eastAsia="Times New Roman" w:hAnsi="Times New Roman" w:cs="Times New Roman"/>
          <w:b/>
          <w:color w:val="000000"/>
          <w:sz w:val="54"/>
          <w:szCs w:val="54"/>
        </w:rPr>
      </w:pPr>
      <w:r>
        <w:rPr>
          <w:rFonts w:ascii="Times New Roman" w:eastAsia="Times New Roman" w:hAnsi="Times New Roman" w:cs="Times New Roman"/>
          <w:b/>
          <w:color w:val="000000"/>
          <w:sz w:val="54"/>
          <w:szCs w:val="54"/>
        </w:rPr>
        <w:lastRenderedPageBreak/>
        <w:t>Index</w:t>
      </w:r>
    </w:p>
    <w:p w14:paraId="24C0258F" w14:textId="77777777" w:rsidR="004F2A50"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Arial" w:eastAsia="Arial" w:hAnsi="Arial" w:cs="Arial"/>
          <w:color w:val="000000"/>
          <w:sz w:val="20"/>
          <w:szCs w:val="20"/>
        </w:rPr>
        <w:t xml:space="preserve"> </w:t>
      </w:r>
    </w:p>
    <w:tbl>
      <w:tblPr>
        <w:tblStyle w:val="a"/>
        <w:tblW w:w="924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918"/>
        <w:gridCol w:w="6930"/>
        <w:gridCol w:w="1394"/>
      </w:tblGrid>
      <w:tr w:rsidR="004F2A50" w14:paraId="524FB95A" w14:textId="77777777">
        <w:tc>
          <w:tcPr>
            <w:tcW w:w="918" w:type="dxa"/>
          </w:tcPr>
          <w:p w14:paraId="7A6DB38A"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 No</w:t>
            </w:r>
          </w:p>
        </w:tc>
        <w:tc>
          <w:tcPr>
            <w:tcW w:w="6930" w:type="dxa"/>
          </w:tcPr>
          <w:p w14:paraId="5D8DB81B"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Topic</w:t>
            </w:r>
          </w:p>
        </w:tc>
        <w:tc>
          <w:tcPr>
            <w:tcW w:w="1394" w:type="dxa"/>
          </w:tcPr>
          <w:p w14:paraId="20DCD122"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Page No.</w:t>
            </w:r>
          </w:p>
        </w:tc>
      </w:tr>
      <w:tr w:rsidR="004F2A50" w14:paraId="79AD635B" w14:textId="77777777">
        <w:tc>
          <w:tcPr>
            <w:tcW w:w="918" w:type="dxa"/>
          </w:tcPr>
          <w:p w14:paraId="57868DC8"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p>
        </w:tc>
        <w:tc>
          <w:tcPr>
            <w:tcW w:w="6930" w:type="dxa"/>
          </w:tcPr>
          <w:p w14:paraId="5FFA148F"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w:t>
            </w:r>
          </w:p>
        </w:tc>
        <w:tc>
          <w:tcPr>
            <w:tcW w:w="1394" w:type="dxa"/>
          </w:tcPr>
          <w:p w14:paraId="17F3A92A"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r>
      <w:tr w:rsidR="004F2A50" w14:paraId="7CA59439" w14:textId="77777777">
        <w:tc>
          <w:tcPr>
            <w:tcW w:w="918" w:type="dxa"/>
          </w:tcPr>
          <w:p w14:paraId="0BC9959E"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w:t>
            </w:r>
          </w:p>
        </w:tc>
        <w:tc>
          <w:tcPr>
            <w:tcW w:w="6930" w:type="dxa"/>
          </w:tcPr>
          <w:p w14:paraId="4F7D961B"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w:t>
            </w:r>
          </w:p>
        </w:tc>
        <w:tc>
          <w:tcPr>
            <w:tcW w:w="1394" w:type="dxa"/>
          </w:tcPr>
          <w:p w14:paraId="1FF45D22"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w:t>
            </w:r>
          </w:p>
        </w:tc>
      </w:tr>
      <w:tr w:rsidR="004F2A50" w14:paraId="0E6D147B" w14:textId="77777777">
        <w:tc>
          <w:tcPr>
            <w:tcW w:w="918" w:type="dxa"/>
          </w:tcPr>
          <w:p w14:paraId="77345BB8"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p>
        </w:tc>
        <w:tc>
          <w:tcPr>
            <w:tcW w:w="6930" w:type="dxa"/>
          </w:tcPr>
          <w:p w14:paraId="2EAF9C5A"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Conceptual Background ……………………………………</w:t>
            </w:r>
          </w:p>
        </w:tc>
        <w:tc>
          <w:tcPr>
            <w:tcW w:w="1394" w:type="dxa"/>
          </w:tcPr>
          <w:p w14:paraId="220E01F0" w14:textId="6E8E4F5F" w:rsidR="004F2A50" w:rsidRDefault="00000000">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4C45B6">
              <w:rPr>
                <w:rFonts w:ascii="Times New Roman" w:eastAsia="Times New Roman" w:hAnsi="Times New Roman" w:cs="Times New Roman"/>
                <w:b/>
                <w:color w:val="000000"/>
                <w:sz w:val="28"/>
                <w:szCs w:val="28"/>
              </w:rPr>
              <w:t>-8</w:t>
            </w:r>
          </w:p>
        </w:tc>
      </w:tr>
      <w:tr w:rsidR="004F2A50" w14:paraId="6D1CD295" w14:textId="77777777">
        <w:tc>
          <w:tcPr>
            <w:tcW w:w="918" w:type="dxa"/>
          </w:tcPr>
          <w:p w14:paraId="09B76052"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c>
          <w:tcPr>
            <w:tcW w:w="6930" w:type="dxa"/>
          </w:tcPr>
          <w:p w14:paraId="5AF6CEA7"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Implementation ………………………………………….....</w:t>
            </w:r>
          </w:p>
        </w:tc>
        <w:tc>
          <w:tcPr>
            <w:tcW w:w="1394" w:type="dxa"/>
          </w:tcPr>
          <w:p w14:paraId="4962C498" w14:textId="331E3DED" w:rsidR="004F2A50" w:rsidRDefault="004C45B6">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r w:rsidR="00000000">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18</w:t>
            </w:r>
          </w:p>
        </w:tc>
      </w:tr>
      <w:tr w:rsidR="004F2A50" w14:paraId="7381EFA8" w14:textId="77777777">
        <w:tc>
          <w:tcPr>
            <w:tcW w:w="918" w:type="dxa"/>
          </w:tcPr>
          <w:p w14:paraId="05C79665" w14:textId="709C93A2" w:rsidR="004F2A50" w:rsidRDefault="004C45B6" w:rsidP="004C45B6">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000000">
              <w:rPr>
                <w:rFonts w:ascii="Times New Roman" w:eastAsia="Times New Roman" w:hAnsi="Times New Roman" w:cs="Times New Roman"/>
                <w:b/>
                <w:color w:val="000000"/>
                <w:sz w:val="28"/>
                <w:szCs w:val="28"/>
              </w:rPr>
              <w:t>4.1</w:t>
            </w:r>
          </w:p>
        </w:tc>
        <w:tc>
          <w:tcPr>
            <w:tcW w:w="6930" w:type="dxa"/>
          </w:tcPr>
          <w:p w14:paraId="54E14255"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Coding …………………………………………………</w:t>
            </w:r>
          </w:p>
        </w:tc>
        <w:tc>
          <w:tcPr>
            <w:tcW w:w="1394" w:type="dxa"/>
          </w:tcPr>
          <w:p w14:paraId="60BAA612" w14:textId="0C183C31" w:rsidR="004F2A50" w:rsidRDefault="004C45B6">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w:t>
            </w:r>
            <w:r w:rsidR="00000000">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18</w:t>
            </w:r>
          </w:p>
        </w:tc>
      </w:tr>
      <w:tr w:rsidR="004F2A50" w14:paraId="77D05F76" w14:textId="77777777">
        <w:tc>
          <w:tcPr>
            <w:tcW w:w="918" w:type="dxa"/>
          </w:tcPr>
          <w:p w14:paraId="5AD3E82E"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w:t>
            </w:r>
          </w:p>
        </w:tc>
        <w:tc>
          <w:tcPr>
            <w:tcW w:w="6930" w:type="dxa"/>
          </w:tcPr>
          <w:p w14:paraId="0E7F1923"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Interface ………………………………………………</w:t>
            </w:r>
          </w:p>
        </w:tc>
        <w:tc>
          <w:tcPr>
            <w:tcW w:w="1394" w:type="dxa"/>
          </w:tcPr>
          <w:p w14:paraId="3CF400D2" w14:textId="25734042" w:rsidR="004F2A50" w:rsidRDefault="004C45B6">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r w:rsidR="00000000">
              <w:rPr>
                <w:rFonts w:ascii="Times New Roman" w:eastAsia="Times New Roman" w:hAnsi="Times New Roman" w:cs="Times New Roman"/>
                <w:b/>
                <w:color w:val="000000"/>
                <w:sz w:val="28"/>
                <w:szCs w:val="28"/>
              </w:rPr>
              <w:t>9-2</w:t>
            </w:r>
            <w:r>
              <w:rPr>
                <w:rFonts w:ascii="Times New Roman" w:eastAsia="Times New Roman" w:hAnsi="Times New Roman" w:cs="Times New Roman"/>
                <w:b/>
                <w:color w:val="000000"/>
                <w:sz w:val="28"/>
                <w:szCs w:val="28"/>
              </w:rPr>
              <w:t>0</w:t>
            </w:r>
          </w:p>
        </w:tc>
      </w:tr>
      <w:tr w:rsidR="004F2A50" w14:paraId="4AE86252" w14:textId="77777777">
        <w:tc>
          <w:tcPr>
            <w:tcW w:w="918" w:type="dxa"/>
          </w:tcPr>
          <w:p w14:paraId="0FEB36A5" w14:textId="77777777" w:rsidR="004F2A50" w:rsidRDefault="00000000">
            <w:pPr>
              <w:pBdr>
                <w:top w:val="nil"/>
                <w:left w:val="nil"/>
                <w:bottom w:val="nil"/>
                <w:right w:val="nil"/>
                <w:between w:val="nil"/>
              </w:pBdr>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p>
        </w:tc>
        <w:tc>
          <w:tcPr>
            <w:tcW w:w="6930" w:type="dxa"/>
          </w:tcPr>
          <w:p w14:paraId="4D9C0652"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Future Scope ………………………………………………</w:t>
            </w:r>
          </w:p>
        </w:tc>
        <w:tc>
          <w:tcPr>
            <w:tcW w:w="1394" w:type="dxa"/>
          </w:tcPr>
          <w:p w14:paraId="75AB6256" w14:textId="779BD356" w:rsidR="004F2A50" w:rsidRDefault="00B14808">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w:t>
            </w:r>
          </w:p>
        </w:tc>
      </w:tr>
      <w:tr w:rsidR="004F2A50" w14:paraId="0DB75B66" w14:textId="77777777">
        <w:tc>
          <w:tcPr>
            <w:tcW w:w="918" w:type="dxa"/>
          </w:tcPr>
          <w:p w14:paraId="5010BEFA"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7</w:t>
            </w:r>
          </w:p>
        </w:tc>
        <w:tc>
          <w:tcPr>
            <w:tcW w:w="6930" w:type="dxa"/>
          </w:tcPr>
          <w:p w14:paraId="2D7B58D5"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References …………………………………………………</w:t>
            </w:r>
          </w:p>
        </w:tc>
        <w:tc>
          <w:tcPr>
            <w:tcW w:w="1394" w:type="dxa"/>
          </w:tcPr>
          <w:p w14:paraId="700BBF50" w14:textId="5EB73F8A" w:rsidR="004F2A50" w:rsidRDefault="00B14808">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w:t>
            </w:r>
          </w:p>
        </w:tc>
      </w:tr>
      <w:tr w:rsidR="004F2A50" w14:paraId="7D0733A1" w14:textId="77777777">
        <w:tc>
          <w:tcPr>
            <w:tcW w:w="918" w:type="dxa"/>
          </w:tcPr>
          <w:p w14:paraId="4E3A0AEE"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8</w:t>
            </w:r>
          </w:p>
        </w:tc>
        <w:tc>
          <w:tcPr>
            <w:tcW w:w="6930" w:type="dxa"/>
          </w:tcPr>
          <w:p w14:paraId="23C2331D" w14:textId="77777777" w:rsidR="004F2A50" w:rsidRDefault="00000000">
            <w:pPr>
              <w:pBdr>
                <w:top w:val="nil"/>
                <w:left w:val="nil"/>
                <w:bottom w:val="nil"/>
                <w:right w:val="nil"/>
                <w:between w:val="nil"/>
              </w:pBdr>
              <w:spacing w:before="240" w:after="240"/>
              <w:rPr>
                <w:rFonts w:ascii="Times New Roman" w:eastAsia="Times New Roman" w:hAnsi="Times New Roman" w:cs="Times New Roman"/>
                <w:color w:val="000000"/>
                <w:sz w:val="28"/>
                <w:szCs w:val="28"/>
              </w:rPr>
            </w:pPr>
            <w:bookmarkStart w:id="2" w:name="_1fob9te" w:colFirst="0" w:colLast="0"/>
            <w:bookmarkEnd w:id="2"/>
            <w:r>
              <w:rPr>
                <w:rFonts w:ascii="Times New Roman" w:eastAsia="Times New Roman" w:hAnsi="Times New Roman" w:cs="Times New Roman"/>
                <w:color w:val="000000"/>
                <w:sz w:val="28"/>
                <w:szCs w:val="28"/>
              </w:rPr>
              <w:t>Appendix …………………………………………………...</w:t>
            </w:r>
          </w:p>
        </w:tc>
        <w:tc>
          <w:tcPr>
            <w:tcW w:w="1394" w:type="dxa"/>
          </w:tcPr>
          <w:p w14:paraId="6C2FB387" w14:textId="179FF6E9" w:rsidR="004F2A50" w:rsidRDefault="00B14808">
            <w:pPr>
              <w:pBdr>
                <w:top w:val="nil"/>
                <w:left w:val="nil"/>
                <w:bottom w:val="nil"/>
                <w:right w:val="nil"/>
                <w:between w:val="nil"/>
              </w:pBdr>
              <w:spacing w:before="240"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w:t>
            </w:r>
          </w:p>
        </w:tc>
      </w:tr>
    </w:tbl>
    <w:p w14:paraId="1854B5C8" w14:textId="77777777" w:rsidR="004F2A50" w:rsidRDefault="004F2A50">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04CE6ABD" w14:textId="77777777" w:rsidR="004F2A50" w:rsidRDefault="004F2A50">
      <w:pPr>
        <w:spacing w:after="0" w:line="360" w:lineRule="auto"/>
        <w:jc w:val="both"/>
        <w:rPr>
          <w:rFonts w:ascii="Times New Roman" w:eastAsia="Times New Roman" w:hAnsi="Times New Roman" w:cs="Times New Roman"/>
          <w:b/>
          <w:color w:val="000000"/>
          <w:sz w:val="28"/>
          <w:szCs w:val="28"/>
        </w:rPr>
      </w:pPr>
    </w:p>
    <w:p w14:paraId="7DE18729" w14:textId="77777777" w:rsidR="004F2A50" w:rsidRDefault="004F2A50">
      <w:pPr>
        <w:spacing w:after="0" w:line="360" w:lineRule="auto"/>
        <w:jc w:val="both"/>
        <w:rPr>
          <w:rFonts w:ascii="Times New Roman" w:eastAsia="Times New Roman" w:hAnsi="Times New Roman" w:cs="Times New Roman"/>
          <w:b/>
          <w:color w:val="000000"/>
          <w:sz w:val="28"/>
          <w:szCs w:val="28"/>
        </w:rPr>
      </w:pPr>
    </w:p>
    <w:p w14:paraId="500B1A11" w14:textId="77777777" w:rsidR="004F2A50" w:rsidRDefault="004F2A50">
      <w:pPr>
        <w:spacing w:after="0" w:line="360" w:lineRule="auto"/>
        <w:jc w:val="both"/>
        <w:rPr>
          <w:rFonts w:ascii="Times New Roman" w:eastAsia="Times New Roman" w:hAnsi="Times New Roman" w:cs="Times New Roman"/>
          <w:b/>
          <w:color w:val="000000"/>
          <w:sz w:val="28"/>
          <w:szCs w:val="28"/>
        </w:rPr>
      </w:pPr>
    </w:p>
    <w:p w14:paraId="54F3E6DA" w14:textId="77777777" w:rsidR="004F2A50" w:rsidRDefault="004F2A50">
      <w:pPr>
        <w:spacing w:after="0" w:line="360" w:lineRule="auto"/>
        <w:jc w:val="both"/>
        <w:rPr>
          <w:rFonts w:ascii="Times New Roman" w:eastAsia="Times New Roman" w:hAnsi="Times New Roman" w:cs="Times New Roman"/>
          <w:b/>
          <w:color w:val="000000"/>
          <w:sz w:val="28"/>
          <w:szCs w:val="28"/>
        </w:rPr>
      </w:pPr>
    </w:p>
    <w:p w14:paraId="2BEC0985" w14:textId="77777777" w:rsidR="004F2A50" w:rsidRDefault="004F2A50">
      <w:pPr>
        <w:spacing w:after="0" w:line="360" w:lineRule="auto"/>
        <w:jc w:val="both"/>
        <w:rPr>
          <w:rFonts w:ascii="Times New Roman" w:eastAsia="Times New Roman" w:hAnsi="Times New Roman" w:cs="Times New Roman"/>
          <w:b/>
          <w:color w:val="000000"/>
          <w:sz w:val="28"/>
          <w:szCs w:val="28"/>
        </w:rPr>
      </w:pPr>
    </w:p>
    <w:p w14:paraId="1936025E" w14:textId="77777777" w:rsidR="004F2A50" w:rsidRDefault="004F2A50">
      <w:pPr>
        <w:spacing w:after="0" w:line="360" w:lineRule="auto"/>
        <w:jc w:val="both"/>
        <w:rPr>
          <w:rFonts w:ascii="Times New Roman" w:eastAsia="Times New Roman" w:hAnsi="Times New Roman" w:cs="Times New Roman"/>
          <w:b/>
          <w:color w:val="000000"/>
          <w:sz w:val="28"/>
          <w:szCs w:val="28"/>
        </w:rPr>
      </w:pPr>
    </w:p>
    <w:p w14:paraId="48059BD3" w14:textId="77777777" w:rsidR="004F2A50" w:rsidRDefault="004F2A50">
      <w:pPr>
        <w:spacing w:after="0" w:line="360" w:lineRule="auto"/>
        <w:jc w:val="both"/>
        <w:rPr>
          <w:rFonts w:ascii="Times New Roman" w:eastAsia="Times New Roman" w:hAnsi="Times New Roman" w:cs="Times New Roman"/>
          <w:b/>
          <w:color w:val="000000"/>
          <w:sz w:val="28"/>
          <w:szCs w:val="28"/>
        </w:rPr>
      </w:pPr>
    </w:p>
    <w:p w14:paraId="1A37D907" w14:textId="77777777" w:rsidR="004F2A50" w:rsidRDefault="004F2A50">
      <w:pPr>
        <w:spacing w:after="120" w:line="240" w:lineRule="auto"/>
        <w:jc w:val="center"/>
        <w:rPr>
          <w:rFonts w:ascii="Times New Roman" w:eastAsia="Times New Roman" w:hAnsi="Times New Roman" w:cs="Times New Roman"/>
          <w:b/>
          <w:sz w:val="28"/>
          <w:szCs w:val="28"/>
        </w:rPr>
      </w:pPr>
    </w:p>
    <w:p w14:paraId="6B8DA02E" w14:textId="77777777" w:rsidR="004F2A50" w:rsidRDefault="004F2A50">
      <w:pPr>
        <w:spacing w:after="120" w:line="240" w:lineRule="auto"/>
        <w:jc w:val="center"/>
        <w:rPr>
          <w:rFonts w:ascii="Times New Roman" w:eastAsia="Times New Roman" w:hAnsi="Times New Roman" w:cs="Times New Roman"/>
          <w:b/>
          <w:sz w:val="28"/>
          <w:szCs w:val="28"/>
        </w:rPr>
      </w:pPr>
    </w:p>
    <w:p w14:paraId="3346FF38" w14:textId="77777777" w:rsidR="004F2A50" w:rsidRDefault="004F2A50">
      <w:pPr>
        <w:spacing w:after="120" w:line="240" w:lineRule="auto"/>
        <w:jc w:val="center"/>
        <w:rPr>
          <w:rFonts w:ascii="Times New Roman" w:eastAsia="Times New Roman" w:hAnsi="Times New Roman" w:cs="Times New Roman"/>
          <w:b/>
          <w:sz w:val="28"/>
          <w:szCs w:val="28"/>
        </w:rPr>
      </w:pPr>
    </w:p>
    <w:p w14:paraId="45B9E095"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Chapter-1</w:t>
      </w:r>
    </w:p>
    <w:p w14:paraId="06E99AC9"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Introduction </w:t>
      </w:r>
    </w:p>
    <w:p w14:paraId="4AE3BEA7" w14:textId="77777777" w:rsidR="004F2A50" w:rsidRDefault="004F2A50">
      <w:pPr>
        <w:spacing w:after="120" w:line="240" w:lineRule="auto"/>
        <w:jc w:val="center"/>
        <w:rPr>
          <w:rFonts w:ascii="Times New Roman" w:eastAsia="Times New Roman" w:hAnsi="Times New Roman" w:cs="Times New Roman"/>
          <w:b/>
          <w:sz w:val="28"/>
          <w:szCs w:val="28"/>
        </w:rPr>
      </w:pPr>
    </w:p>
    <w:p w14:paraId="1E15D7E6" w14:textId="77777777" w:rsidR="004F2A50" w:rsidRDefault="004F2A50">
      <w:pPr>
        <w:spacing w:after="120" w:line="240" w:lineRule="auto"/>
        <w:jc w:val="both"/>
        <w:rPr>
          <w:rFonts w:ascii="Times New Roman" w:eastAsia="Times New Roman" w:hAnsi="Times New Roman" w:cs="Times New Roman"/>
          <w:b/>
          <w:sz w:val="28"/>
          <w:szCs w:val="28"/>
        </w:rPr>
      </w:pPr>
    </w:p>
    <w:p w14:paraId="4708541E" w14:textId="13A593E2" w:rsidR="004F2A50" w:rsidRDefault="00CC62D0">
      <w:pPr>
        <w:numPr>
          <w:ilvl w:val="0"/>
          <w:numId w:val="1"/>
        </w:numPr>
        <w:pBdr>
          <w:top w:val="nil"/>
          <w:left w:val="nil"/>
          <w:bottom w:val="nil"/>
          <w:right w:val="nil"/>
          <w:between w:val="nil"/>
        </w:pBdr>
        <w:spacing w:after="0"/>
        <w:jc w:val="both"/>
        <w:rPr>
          <w:color w:val="000000"/>
          <w:sz w:val="24"/>
          <w:szCs w:val="24"/>
        </w:rPr>
      </w:pPr>
      <w:r w:rsidRPr="00CC62D0">
        <w:rPr>
          <w:rFonts w:ascii="Times New Roman" w:eastAsia="Times New Roman" w:hAnsi="Times New Roman" w:cs="Times New Roman"/>
          <w:color w:val="000000"/>
          <w:sz w:val="24"/>
          <w:szCs w:val="24"/>
        </w:rPr>
        <w:t>In the digital era, communication has evolved drastically, with texting and messaging becoming the most prevalent forms of interaction. Chatting applications, commonly referred to as messaging apps, enable users to communicate instantaneously across devices. These applications offer a broad range of features, including text messaging, multimedia sharing, voice and video calls, and group chats.</w:t>
      </w:r>
      <w:r>
        <w:rPr>
          <w:rFonts w:ascii="Times New Roman" w:eastAsia="Times New Roman" w:hAnsi="Times New Roman" w:cs="Times New Roman"/>
          <w:color w:val="000000"/>
          <w:sz w:val="24"/>
          <w:szCs w:val="24"/>
        </w:rPr>
        <w:t xml:space="preserve"> In this project, we will explore the creation of a </w:t>
      </w:r>
      <w:r w:rsidR="007D4611">
        <w:rPr>
          <w:rFonts w:ascii="Times New Roman" w:eastAsia="Times New Roman" w:hAnsi="Times New Roman" w:cs="Times New Roman"/>
          <w:color w:val="000000"/>
          <w:sz w:val="24"/>
          <w:szCs w:val="24"/>
        </w:rPr>
        <w:t>chatting application using JAVA and JAVA SWING</w:t>
      </w:r>
      <w:r>
        <w:rPr>
          <w:rFonts w:ascii="Times New Roman" w:eastAsia="Times New Roman" w:hAnsi="Times New Roman" w:cs="Times New Roman"/>
          <w:color w:val="000000"/>
          <w:sz w:val="24"/>
          <w:szCs w:val="24"/>
        </w:rPr>
        <w:t xml:space="preserve"> programming language.</w:t>
      </w:r>
    </w:p>
    <w:p w14:paraId="258FDA44" w14:textId="77777777" w:rsidR="004F2A50" w:rsidRDefault="004F2A5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AB5349A" w14:textId="77777777" w:rsidR="004F2A50" w:rsidRDefault="004F2A5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4AFBFE1" w14:textId="0DA984E8" w:rsidR="004F2A50" w:rsidRDefault="001A1E69">
      <w:pPr>
        <w:numPr>
          <w:ilvl w:val="0"/>
          <w:numId w:val="1"/>
        </w:numPr>
        <w:pBdr>
          <w:top w:val="nil"/>
          <w:left w:val="nil"/>
          <w:bottom w:val="nil"/>
          <w:right w:val="nil"/>
          <w:between w:val="nil"/>
        </w:pBdr>
        <w:spacing w:after="0"/>
        <w:jc w:val="both"/>
        <w:rPr>
          <w:color w:val="000000"/>
          <w:sz w:val="24"/>
          <w:szCs w:val="24"/>
        </w:rPr>
      </w:pPr>
      <w:r w:rsidRPr="001A1E69">
        <w:rPr>
          <w:rFonts w:ascii="Times New Roman" w:eastAsia="Times New Roman" w:hAnsi="Times New Roman" w:cs="Times New Roman"/>
          <w:color w:val="000000"/>
          <w:sz w:val="24"/>
          <w:szCs w:val="24"/>
        </w:rPr>
        <w:t>This project aims to explore the development, features, and functionalities of a chatting application, analysing its core components, security measures, and potential use cases in the modern world. The project will also explore the technological stack involved in developing a basic messaging application and how these apps have transformed the way individuals and businesses communicate.</w:t>
      </w:r>
    </w:p>
    <w:p w14:paraId="5560DC99" w14:textId="77777777" w:rsidR="004F2A50" w:rsidRDefault="004F2A5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FFBCCD1" w14:textId="77777777" w:rsidR="004F2A50" w:rsidRDefault="004F2A5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9ED7C10" w14:textId="58AB977A" w:rsidR="004F2A50" w:rsidRDefault="00000000">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 It usually consists of two phase one is user interface and another is logic behind the code. We have focused here to make a </w:t>
      </w:r>
      <w:r w:rsidR="001A1E69">
        <w:rPr>
          <w:rFonts w:ascii="Times New Roman" w:eastAsia="Times New Roman" w:hAnsi="Times New Roman" w:cs="Times New Roman"/>
          <w:color w:val="000000"/>
          <w:sz w:val="24"/>
          <w:szCs w:val="24"/>
        </w:rPr>
        <w:t xml:space="preserve">Graphics </w:t>
      </w:r>
      <w:r>
        <w:rPr>
          <w:rFonts w:ascii="Times New Roman" w:eastAsia="Times New Roman" w:hAnsi="Times New Roman" w:cs="Times New Roman"/>
          <w:color w:val="000000"/>
          <w:sz w:val="24"/>
          <w:szCs w:val="24"/>
        </w:rPr>
        <w:t xml:space="preserve">based </w:t>
      </w:r>
      <w:r w:rsidR="001A1E69">
        <w:rPr>
          <w:rFonts w:ascii="Times New Roman" w:eastAsia="Times New Roman" w:hAnsi="Times New Roman" w:cs="Times New Roman"/>
          <w:color w:val="000000"/>
          <w:sz w:val="24"/>
          <w:szCs w:val="24"/>
        </w:rPr>
        <w:t>Chatting Application</w:t>
      </w:r>
      <w:r>
        <w:rPr>
          <w:rFonts w:ascii="Times New Roman" w:eastAsia="Times New Roman" w:hAnsi="Times New Roman" w:cs="Times New Roman"/>
          <w:color w:val="000000"/>
          <w:sz w:val="24"/>
          <w:szCs w:val="24"/>
        </w:rPr>
        <w:t>.</w:t>
      </w:r>
    </w:p>
    <w:p w14:paraId="26BD61AF" w14:textId="77777777" w:rsidR="004F2A50" w:rsidRDefault="004F2A5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A593165" w14:textId="77777777" w:rsidR="004F2A50" w:rsidRDefault="004F2A50">
      <w:pPr>
        <w:pBdr>
          <w:top w:val="nil"/>
          <w:left w:val="nil"/>
          <w:bottom w:val="nil"/>
          <w:right w:val="nil"/>
          <w:between w:val="nil"/>
        </w:pBdr>
        <w:ind w:left="720"/>
        <w:rPr>
          <w:rFonts w:ascii="Times New Roman" w:eastAsia="Times New Roman" w:hAnsi="Times New Roman" w:cs="Times New Roman"/>
          <w:color w:val="000000"/>
          <w:sz w:val="24"/>
          <w:szCs w:val="24"/>
        </w:rPr>
      </w:pPr>
    </w:p>
    <w:p w14:paraId="5AC8B9B8" w14:textId="77777777" w:rsidR="004F2A50" w:rsidRDefault="00000000">
      <w:pPr>
        <w:rPr>
          <w:rFonts w:ascii="Times New Roman" w:eastAsia="Times New Roman" w:hAnsi="Times New Roman" w:cs="Times New Roman"/>
          <w:sz w:val="24"/>
          <w:szCs w:val="24"/>
        </w:rPr>
      </w:pPr>
      <w:r>
        <w:br w:type="page"/>
      </w:r>
    </w:p>
    <w:p w14:paraId="6189B35D"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Chapter-2</w:t>
      </w:r>
    </w:p>
    <w:p w14:paraId="7AB2E9B9"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Requirement </w:t>
      </w:r>
    </w:p>
    <w:p w14:paraId="3CBD5079" w14:textId="77777777" w:rsidR="004F2A50" w:rsidRDefault="004F2A50">
      <w:pPr>
        <w:pBdr>
          <w:top w:val="nil"/>
          <w:left w:val="nil"/>
          <w:bottom w:val="nil"/>
          <w:right w:val="nil"/>
          <w:between w:val="nil"/>
        </w:pBdr>
        <w:spacing w:after="0"/>
        <w:ind w:left="720"/>
        <w:rPr>
          <w:rFonts w:ascii="Times New Roman" w:eastAsia="Times New Roman" w:hAnsi="Times New Roman" w:cs="Times New Roman"/>
          <w:color w:val="000000"/>
          <w:sz w:val="24"/>
          <w:szCs w:val="24"/>
          <w:highlight w:val="yellow"/>
        </w:rPr>
      </w:pPr>
    </w:p>
    <w:p w14:paraId="45C50BF2" w14:textId="77777777" w:rsidR="004F2A50" w:rsidRDefault="004F2A5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3682286" w14:textId="77777777" w:rsidR="004F2A50" w:rsidRDefault="00000000"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Requirements:</w:t>
      </w:r>
    </w:p>
    <w:p w14:paraId="3D013FD4" w14:textId="77777777" w:rsidR="004F2A50" w:rsidRDefault="004F2A50"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3FA76FD" w14:textId="77777777" w:rsidR="004F2A50" w:rsidRDefault="00000000" w:rsidP="00BC0477">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Processor: Intel Pentium 4 or high.</w:t>
      </w:r>
    </w:p>
    <w:p w14:paraId="6AB3B2FB" w14:textId="0388F36B" w:rsidR="004F2A50" w:rsidRPr="00011F88" w:rsidRDefault="00000000" w:rsidP="00BC0477">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RAM: </w:t>
      </w:r>
      <w:r w:rsidR="00011F88">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GB or high.</w:t>
      </w:r>
    </w:p>
    <w:p w14:paraId="6685C8D5" w14:textId="487D465F" w:rsidR="00011F88" w:rsidRDefault="00011F88" w:rsidP="00BC0477">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Graphics: </w:t>
      </w:r>
      <w:r w:rsidR="00BC0477">
        <w:rPr>
          <w:rFonts w:ascii="Times New Roman" w:eastAsia="Times New Roman" w:hAnsi="Times New Roman" w:cs="Times New Roman"/>
          <w:color w:val="000000"/>
          <w:sz w:val="24"/>
          <w:szCs w:val="24"/>
        </w:rPr>
        <w:t xml:space="preserve">Intel </w:t>
      </w:r>
      <w:r>
        <w:rPr>
          <w:rFonts w:ascii="Times New Roman" w:eastAsia="Times New Roman" w:hAnsi="Times New Roman" w:cs="Times New Roman"/>
          <w:color w:val="000000"/>
          <w:sz w:val="24"/>
          <w:szCs w:val="24"/>
        </w:rPr>
        <w:t>iRISxe.</w:t>
      </w:r>
    </w:p>
    <w:p w14:paraId="0AE636C1" w14:textId="77777777" w:rsidR="004F2A50" w:rsidRDefault="004F2A50"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CCF4F59" w14:textId="77777777" w:rsidR="004F2A50" w:rsidRDefault="004F2A50"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823DCE0" w14:textId="77777777" w:rsidR="004F2A50" w:rsidRDefault="00000000"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Requirements:</w:t>
      </w:r>
    </w:p>
    <w:p w14:paraId="12DD6B86" w14:textId="77777777" w:rsidR="004F2A50" w:rsidRDefault="004F2A50"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highlight w:val="yellow"/>
          <w:u w:val="single"/>
        </w:rPr>
      </w:pPr>
    </w:p>
    <w:p w14:paraId="5372A7C1" w14:textId="54B2CB48" w:rsidR="004F2A50" w:rsidRDefault="00000000" w:rsidP="00BC0477">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Operating System: Windows 7, 8,10</w:t>
      </w:r>
      <w:r w:rsidR="00011F88">
        <w:rPr>
          <w:rFonts w:ascii="Times New Roman" w:eastAsia="Times New Roman" w:hAnsi="Times New Roman" w:cs="Times New Roman"/>
          <w:color w:val="000000"/>
          <w:sz w:val="24"/>
          <w:szCs w:val="24"/>
        </w:rPr>
        <w:t xml:space="preserve"> 0r</w:t>
      </w:r>
      <w:r>
        <w:rPr>
          <w:rFonts w:ascii="Times New Roman" w:eastAsia="Times New Roman" w:hAnsi="Times New Roman" w:cs="Times New Roman"/>
          <w:color w:val="000000"/>
          <w:sz w:val="24"/>
          <w:szCs w:val="24"/>
        </w:rPr>
        <w:t xml:space="preserve"> </w:t>
      </w:r>
      <w:r w:rsidR="00011F8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1.</w:t>
      </w:r>
    </w:p>
    <w:p w14:paraId="709A7A2A" w14:textId="0C32606C" w:rsidR="004F2A50" w:rsidRDefault="00000000" w:rsidP="00BC0477">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Disk Space: </w:t>
      </w:r>
      <w:r w:rsidR="00011F88">
        <w:rPr>
          <w:rFonts w:ascii="Times New Roman" w:eastAsia="Times New Roman" w:hAnsi="Times New Roman" w:cs="Times New Roman"/>
          <w:color w:val="000000"/>
          <w:sz w:val="24"/>
          <w:szCs w:val="24"/>
        </w:rPr>
        <w:t xml:space="preserve">1 GB </w:t>
      </w:r>
      <w:r>
        <w:rPr>
          <w:rFonts w:ascii="Times New Roman" w:eastAsia="Times New Roman" w:hAnsi="Times New Roman" w:cs="Times New Roman"/>
          <w:color w:val="000000"/>
          <w:sz w:val="24"/>
          <w:szCs w:val="24"/>
        </w:rPr>
        <w:t>for installation and additional space for projects and libraries.</w:t>
      </w:r>
    </w:p>
    <w:p w14:paraId="714DA267" w14:textId="03A9CD0E" w:rsidR="004F2A50" w:rsidRPr="00BC0477" w:rsidRDefault="00000000" w:rsidP="00BC0477">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Application</w:t>
      </w:r>
      <w:r w:rsidR="00011F88">
        <w:rPr>
          <w:rFonts w:ascii="Times New Roman" w:eastAsia="Times New Roman" w:hAnsi="Times New Roman" w:cs="Times New Roman"/>
          <w:color w:val="000000"/>
          <w:sz w:val="24"/>
          <w:szCs w:val="24"/>
        </w:rPr>
        <w:t>: NetBeans IDE 22</w:t>
      </w:r>
      <w:r>
        <w:rPr>
          <w:rFonts w:ascii="Times New Roman" w:eastAsia="Times New Roman" w:hAnsi="Times New Roman" w:cs="Times New Roman"/>
          <w:color w:val="000000"/>
          <w:sz w:val="24"/>
          <w:szCs w:val="24"/>
        </w:rPr>
        <w:t xml:space="preserve"> or </w:t>
      </w:r>
      <w:r w:rsidR="00011F88">
        <w:rPr>
          <w:rFonts w:ascii="Times New Roman" w:eastAsia="Times New Roman" w:hAnsi="Times New Roman" w:cs="Times New Roman"/>
          <w:color w:val="000000"/>
          <w:sz w:val="24"/>
          <w:szCs w:val="24"/>
        </w:rPr>
        <w:t>Visual Studio code.</w:t>
      </w:r>
    </w:p>
    <w:p w14:paraId="1BF42EB6" w14:textId="77777777" w:rsidR="00BC0477" w:rsidRDefault="00BC0477"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8E6E410" w14:textId="702E2E78" w:rsidR="00BC0477" w:rsidRPr="00BC0477" w:rsidRDefault="00BC0477" w:rsidP="00BC0477">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9D1DE28" w14:textId="77777777" w:rsidR="00BC0477" w:rsidRDefault="00BC0477" w:rsidP="00BC047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B7931BA" w14:textId="77777777" w:rsidR="00BC0477" w:rsidRDefault="00BC0477" w:rsidP="00BC0477">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1048088" w14:textId="77777777" w:rsidR="00BC0477" w:rsidRPr="00BC0477" w:rsidRDefault="00BC0477" w:rsidP="00BC0477">
      <w:pPr>
        <w:pBdr>
          <w:top w:val="nil"/>
          <w:left w:val="nil"/>
          <w:bottom w:val="nil"/>
          <w:right w:val="nil"/>
          <w:between w:val="nil"/>
        </w:pBdr>
        <w:spacing w:after="0"/>
        <w:rPr>
          <w:rFonts w:ascii="Times New Roman" w:eastAsia="Times New Roman" w:hAnsi="Times New Roman" w:cs="Times New Roman"/>
          <w:color w:val="000000"/>
          <w:sz w:val="24"/>
          <w:szCs w:val="24"/>
        </w:rPr>
      </w:pPr>
    </w:p>
    <w:p w14:paraId="74B2641D" w14:textId="77777777" w:rsidR="00BC0477" w:rsidRDefault="00BC0477" w:rsidP="00BC0477">
      <w:pPr>
        <w:pBdr>
          <w:top w:val="nil"/>
          <w:left w:val="nil"/>
          <w:bottom w:val="nil"/>
          <w:right w:val="nil"/>
          <w:between w:val="nil"/>
        </w:pBdr>
        <w:spacing w:after="0"/>
        <w:rPr>
          <w:rFonts w:ascii="Times New Roman" w:eastAsia="Times New Roman" w:hAnsi="Times New Roman" w:cs="Times New Roman"/>
          <w:color w:val="000000"/>
          <w:sz w:val="24"/>
          <w:szCs w:val="24"/>
        </w:rPr>
      </w:pPr>
    </w:p>
    <w:p w14:paraId="745C158A" w14:textId="77777777" w:rsidR="00BC0477" w:rsidRDefault="00BC0477" w:rsidP="00BC0477">
      <w:pPr>
        <w:pBdr>
          <w:top w:val="nil"/>
          <w:left w:val="nil"/>
          <w:bottom w:val="nil"/>
          <w:right w:val="nil"/>
          <w:between w:val="nil"/>
        </w:pBdr>
        <w:spacing w:after="0"/>
        <w:rPr>
          <w:rFonts w:ascii="Times New Roman" w:eastAsia="Times New Roman" w:hAnsi="Times New Roman" w:cs="Times New Roman"/>
          <w:color w:val="000000"/>
          <w:sz w:val="24"/>
          <w:szCs w:val="24"/>
        </w:rPr>
      </w:pPr>
    </w:p>
    <w:p w14:paraId="627866EB" w14:textId="77777777" w:rsidR="00BC0477" w:rsidRDefault="00BC0477" w:rsidP="00BC0477">
      <w:pPr>
        <w:pBdr>
          <w:top w:val="nil"/>
          <w:left w:val="nil"/>
          <w:bottom w:val="nil"/>
          <w:right w:val="nil"/>
          <w:between w:val="nil"/>
        </w:pBdr>
        <w:spacing w:after="0"/>
        <w:ind w:left="720"/>
        <w:rPr>
          <w:color w:val="000000"/>
          <w:sz w:val="24"/>
          <w:szCs w:val="24"/>
        </w:rPr>
      </w:pPr>
    </w:p>
    <w:p w14:paraId="4A5C4114" w14:textId="77777777" w:rsidR="004F2A50" w:rsidRDefault="004F2A50">
      <w:pPr>
        <w:pBdr>
          <w:top w:val="nil"/>
          <w:left w:val="nil"/>
          <w:bottom w:val="nil"/>
          <w:right w:val="nil"/>
          <w:between w:val="nil"/>
        </w:pBdr>
        <w:ind w:left="720"/>
        <w:rPr>
          <w:rFonts w:ascii="Times New Roman" w:eastAsia="Times New Roman" w:hAnsi="Times New Roman" w:cs="Times New Roman"/>
          <w:color w:val="000000"/>
          <w:sz w:val="24"/>
          <w:szCs w:val="24"/>
        </w:rPr>
      </w:pPr>
    </w:p>
    <w:p w14:paraId="50397940" w14:textId="77777777" w:rsidR="004F2A50" w:rsidRDefault="00000000">
      <w:pPr>
        <w:rPr>
          <w:rFonts w:ascii="Times New Roman" w:eastAsia="Times New Roman" w:hAnsi="Times New Roman" w:cs="Times New Roman"/>
          <w:sz w:val="24"/>
          <w:szCs w:val="24"/>
          <w:highlight w:val="yellow"/>
        </w:rPr>
      </w:pPr>
      <w:r>
        <w:br w:type="page"/>
      </w:r>
      <w:r>
        <w:rPr>
          <w:rFonts w:ascii="Times New Roman" w:eastAsia="Times New Roman" w:hAnsi="Times New Roman" w:cs="Times New Roman"/>
          <w:sz w:val="24"/>
          <w:szCs w:val="24"/>
          <w:highlight w:val="yellow"/>
        </w:rPr>
        <w:lastRenderedPageBreak/>
        <w:t xml:space="preserve"> </w:t>
      </w:r>
    </w:p>
    <w:p w14:paraId="47ED760C"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Chapter-3</w:t>
      </w:r>
    </w:p>
    <w:p w14:paraId="7BD6967A"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Conceptual Background</w:t>
      </w:r>
    </w:p>
    <w:p w14:paraId="7257CAA4" w14:textId="77777777" w:rsidR="004F2A50" w:rsidRDefault="004F2A50">
      <w:pPr>
        <w:spacing w:after="120" w:line="240" w:lineRule="auto"/>
        <w:jc w:val="center"/>
        <w:rPr>
          <w:rFonts w:ascii="Times New Roman" w:eastAsia="Times New Roman" w:hAnsi="Times New Roman" w:cs="Times New Roman"/>
          <w:b/>
          <w:sz w:val="28"/>
          <w:szCs w:val="28"/>
        </w:rPr>
      </w:pPr>
    </w:p>
    <w:p w14:paraId="2D05ED64" w14:textId="77777777" w:rsidR="004F2A50" w:rsidRDefault="004F2A50">
      <w:pPr>
        <w:spacing w:after="120" w:line="240" w:lineRule="auto"/>
        <w:jc w:val="center"/>
        <w:rPr>
          <w:rFonts w:ascii="Times New Roman" w:eastAsia="Times New Roman" w:hAnsi="Times New Roman" w:cs="Times New Roman"/>
          <w:b/>
          <w:sz w:val="28"/>
          <w:szCs w:val="28"/>
        </w:rPr>
      </w:pPr>
    </w:p>
    <w:p w14:paraId="1F63BB06" w14:textId="10F98502" w:rsidR="004F2A50" w:rsidRDefault="008D5868">
      <w:pPr>
        <w:jc w:val="both"/>
        <w:rPr>
          <w:rFonts w:ascii="Times New Roman" w:eastAsia="Times New Roman" w:hAnsi="Times New Roman" w:cs="Times New Roman"/>
          <w:sz w:val="24"/>
          <w:szCs w:val="24"/>
        </w:rPr>
      </w:pPr>
      <w:r w:rsidRPr="008D5868">
        <w:rPr>
          <w:rFonts w:ascii="Times New Roman" w:eastAsia="Times New Roman" w:hAnsi="Times New Roman" w:cs="Times New Roman"/>
          <w:sz w:val="24"/>
          <w:szCs w:val="24"/>
        </w:rPr>
        <w:t xml:space="preserve">A </w:t>
      </w:r>
      <w:r w:rsidRPr="008D5868">
        <w:rPr>
          <w:rFonts w:ascii="Times New Roman" w:eastAsia="Times New Roman" w:hAnsi="Times New Roman" w:cs="Times New Roman"/>
          <w:b/>
          <w:bCs/>
          <w:sz w:val="24"/>
          <w:szCs w:val="24"/>
        </w:rPr>
        <w:t>chatting application</w:t>
      </w:r>
      <w:r w:rsidRPr="008D5868">
        <w:rPr>
          <w:rFonts w:ascii="Times New Roman" w:eastAsia="Times New Roman" w:hAnsi="Times New Roman" w:cs="Times New Roman"/>
          <w:sz w:val="24"/>
          <w:szCs w:val="24"/>
        </w:rPr>
        <w:t xml:space="preserve"> is a software program that enables real-time communication between users through the exchange of text, audio, video, and images. In the context of this report, we focus on the development of a desktop-based chatting application using Java Swing. </w:t>
      </w:r>
      <w:r w:rsidRPr="008D5868">
        <w:rPr>
          <w:rFonts w:ascii="Times New Roman" w:eastAsia="Times New Roman" w:hAnsi="Times New Roman" w:cs="Times New Roman"/>
          <w:b/>
          <w:bCs/>
          <w:sz w:val="24"/>
          <w:szCs w:val="24"/>
        </w:rPr>
        <w:t>Java</w:t>
      </w:r>
      <w:r w:rsidRPr="008D5868">
        <w:rPr>
          <w:rFonts w:ascii="Times New Roman" w:eastAsia="Times New Roman" w:hAnsi="Times New Roman" w:cs="Times New Roman"/>
          <w:sz w:val="24"/>
          <w:szCs w:val="24"/>
        </w:rPr>
        <w:t xml:space="preserve"> </w:t>
      </w:r>
      <w:r w:rsidRPr="008D5868">
        <w:rPr>
          <w:rFonts w:ascii="Times New Roman" w:eastAsia="Times New Roman" w:hAnsi="Times New Roman" w:cs="Times New Roman"/>
          <w:b/>
          <w:bCs/>
          <w:sz w:val="24"/>
          <w:szCs w:val="24"/>
        </w:rPr>
        <w:t>Swing</w:t>
      </w:r>
      <w:r w:rsidRPr="008D5868">
        <w:rPr>
          <w:rFonts w:ascii="Times New Roman" w:eastAsia="Times New Roman" w:hAnsi="Times New Roman" w:cs="Times New Roman"/>
          <w:sz w:val="24"/>
          <w:szCs w:val="24"/>
        </w:rPr>
        <w:t xml:space="preserve"> is a part of the Java Foundation Classes (JFC) used for building Graphical User Interfaces (GUIs). The goal of this section is to provide a conceptual understanding of the fundamental principles behind a chatting application and how Java Swing is employed to implement the user interface for such applications.</w:t>
      </w:r>
    </w:p>
    <w:p w14:paraId="4894DBA5" w14:textId="77777777" w:rsidR="008D5868" w:rsidRDefault="008D5868" w:rsidP="008D5868">
      <w:pPr>
        <w:jc w:val="both"/>
        <w:rPr>
          <w:rFonts w:ascii="Times New Roman" w:eastAsia="Times New Roman" w:hAnsi="Times New Roman" w:cs="Times New Roman"/>
          <w:sz w:val="24"/>
          <w:szCs w:val="24"/>
        </w:rPr>
      </w:pPr>
      <w:r w:rsidRPr="008D5868">
        <w:rPr>
          <w:rFonts w:ascii="Times New Roman" w:eastAsia="Times New Roman" w:hAnsi="Times New Roman" w:cs="Times New Roman"/>
          <w:sz w:val="24"/>
          <w:szCs w:val="24"/>
        </w:rPr>
        <w:t>At its core, a chatting application facilitates communication between users by enabling them to send and receive messages in real-time. To achieve this, a chatting application typically requires two key components:</w:t>
      </w:r>
    </w:p>
    <w:p w14:paraId="758BEF7A" w14:textId="61064513" w:rsidR="008D5868" w:rsidRPr="008D5868" w:rsidRDefault="008D5868" w:rsidP="008D5868">
      <w:pPr>
        <w:pStyle w:val="ListParagraph"/>
        <w:numPr>
          <w:ilvl w:val="0"/>
          <w:numId w:val="10"/>
        </w:numPr>
        <w:jc w:val="both"/>
        <w:rPr>
          <w:rFonts w:ascii="Times New Roman" w:eastAsia="Times New Roman" w:hAnsi="Times New Roman" w:cs="Times New Roman"/>
          <w:sz w:val="24"/>
          <w:szCs w:val="24"/>
        </w:rPr>
      </w:pPr>
      <w:r w:rsidRPr="00BC090E">
        <w:rPr>
          <w:rFonts w:ascii="Times New Roman" w:eastAsia="Times New Roman" w:hAnsi="Times New Roman" w:cs="Times New Roman"/>
          <w:b/>
          <w:bCs/>
          <w:sz w:val="24"/>
          <w:szCs w:val="24"/>
        </w:rPr>
        <w:t>User Interface (UI):</w:t>
      </w:r>
      <w:r w:rsidRPr="008D5868">
        <w:rPr>
          <w:rFonts w:ascii="Times New Roman" w:eastAsia="Times New Roman" w:hAnsi="Times New Roman" w:cs="Times New Roman"/>
          <w:sz w:val="24"/>
          <w:szCs w:val="24"/>
        </w:rPr>
        <w:t xml:space="preserve"> The visual elements that allow users to interact with the application, such as input fields, buttons, message windows, and other controls.</w:t>
      </w:r>
    </w:p>
    <w:p w14:paraId="500A9BB0" w14:textId="22D10107" w:rsidR="004F2A50" w:rsidRPr="008D5868" w:rsidRDefault="008D5868" w:rsidP="008D5868">
      <w:pPr>
        <w:pStyle w:val="ListParagraph"/>
        <w:numPr>
          <w:ilvl w:val="0"/>
          <w:numId w:val="10"/>
        </w:numPr>
        <w:jc w:val="both"/>
        <w:rPr>
          <w:rFonts w:ascii="Times New Roman" w:eastAsia="Times New Roman" w:hAnsi="Times New Roman" w:cs="Times New Roman"/>
          <w:sz w:val="24"/>
          <w:szCs w:val="24"/>
        </w:rPr>
      </w:pPr>
      <w:r w:rsidRPr="00BC090E">
        <w:rPr>
          <w:rFonts w:ascii="Times New Roman" w:eastAsia="Times New Roman" w:hAnsi="Times New Roman" w:cs="Times New Roman"/>
          <w:b/>
          <w:bCs/>
          <w:sz w:val="24"/>
          <w:szCs w:val="24"/>
        </w:rPr>
        <w:t>Backend Infrastructure:</w:t>
      </w:r>
      <w:r w:rsidRPr="008D5868">
        <w:rPr>
          <w:rFonts w:ascii="Times New Roman" w:eastAsia="Times New Roman" w:hAnsi="Times New Roman" w:cs="Times New Roman"/>
          <w:sz w:val="24"/>
          <w:szCs w:val="24"/>
        </w:rPr>
        <w:t xml:space="preserve"> The server-side components that handle message storage, user authentication, data transmission, and communication between different clients.</w:t>
      </w:r>
    </w:p>
    <w:p w14:paraId="5BFBFBF1" w14:textId="21D138DD" w:rsidR="00641DCF" w:rsidRPr="00641DCF" w:rsidRDefault="00641DCF" w:rsidP="00641DCF">
      <w:pPr>
        <w:jc w:val="both"/>
        <w:rPr>
          <w:rFonts w:ascii="Times New Roman" w:eastAsia="Times New Roman" w:hAnsi="Times New Roman" w:cs="Times New Roman"/>
          <w:b/>
          <w:bCs/>
          <w:sz w:val="28"/>
          <w:szCs w:val="28"/>
        </w:rPr>
      </w:pPr>
      <w:r w:rsidRPr="00641DCF">
        <w:rPr>
          <w:rFonts w:ascii="Times New Roman" w:eastAsia="Times New Roman" w:hAnsi="Times New Roman" w:cs="Times New Roman"/>
          <w:b/>
          <w:bCs/>
          <w:sz w:val="28"/>
          <w:szCs w:val="28"/>
        </w:rPr>
        <w:t>Structure of the Chatting Application Using Java Swing</w:t>
      </w:r>
    </w:p>
    <w:p w14:paraId="6CFD3539" w14:textId="77777777" w:rsidR="00641DCF" w:rsidRPr="00641DCF" w:rsidRDefault="00641DCF" w:rsidP="00641DCF">
      <w:p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The general structure of a Java Swing-based chatting application involves several core functionalities, which are supported by the design of the GUI and underlying logic.</w:t>
      </w:r>
    </w:p>
    <w:p w14:paraId="48EFC265" w14:textId="77777777" w:rsidR="00641DCF" w:rsidRPr="00641DCF" w:rsidRDefault="00641DCF" w:rsidP="00641DCF">
      <w:pPr>
        <w:numPr>
          <w:ilvl w:val="0"/>
          <w:numId w:val="11"/>
        </w:numPr>
        <w:jc w:val="both"/>
        <w:rPr>
          <w:rFonts w:ascii="Times New Roman" w:eastAsia="Times New Roman" w:hAnsi="Times New Roman" w:cs="Times New Roman"/>
          <w:sz w:val="24"/>
          <w:szCs w:val="24"/>
        </w:rPr>
      </w:pPr>
      <w:r w:rsidRPr="00641DCF">
        <w:rPr>
          <w:rFonts w:ascii="Times New Roman" w:eastAsia="Times New Roman" w:hAnsi="Times New Roman" w:cs="Times New Roman"/>
          <w:b/>
          <w:bCs/>
          <w:sz w:val="24"/>
          <w:szCs w:val="24"/>
        </w:rPr>
        <w:t>Main Window (JFrame)</w:t>
      </w:r>
    </w:p>
    <w:p w14:paraId="31016BBE" w14:textId="77777777" w:rsidR="00641DCF" w:rsidRPr="00641DCF" w:rsidRDefault="00641DCF" w:rsidP="00324463">
      <w:pPr>
        <w:numPr>
          <w:ilvl w:val="1"/>
          <w:numId w:val="12"/>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The main window is created using the </w:t>
      </w:r>
      <w:r w:rsidRPr="00641DCF">
        <w:rPr>
          <w:rFonts w:ascii="Times New Roman" w:eastAsia="Times New Roman" w:hAnsi="Times New Roman" w:cs="Times New Roman"/>
          <w:b/>
          <w:bCs/>
          <w:sz w:val="24"/>
          <w:szCs w:val="24"/>
        </w:rPr>
        <w:t>JFrame</w:t>
      </w:r>
      <w:r w:rsidRPr="00641DCF">
        <w:rPr>
          <w:rFonts w:ascii="Times New Roman" w:eastAsia="Times New Roman" w:hAnsi="Times New Roman" w:cs="Times New Roman"/>
          <w:sz w:val="24"/>
          <w:szCs w:val="24"/>
        </w:rPr>
        <w:t xml:space="preserve"> class, which acts as the primary container for the user interface.</w:t>
      </w:r>
    </w:p>
    <w:p w14:paraId="1E8F23B4" w14:textId="77777777" w:rsidR="00641DCF" w:rsidRPr="00641DCF" w:rsidRDefault="00641DCF" w:rsidP="00324463">
      <w:pPr>
        <w:numPr>
          <w:ilvl w:val="1"/>
          <w:numId w:val="12"/>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This window will include a chat area (</w:t>
      </w:r>
      <w:r w:rsidRPr="00641DCF">
        <w:rPr>
          <w:rFonts w:ascii="Times New Roman" w:eastAsia="Times New Roman" w:hAnsi="Times New Roman" w:cs="Times New Roman"/>
          <w:b/>
          <w:bCs/>
          <w:sz w:val="24"/>
          <w:szCs w:val="24"/>
        </w:rPr>
        <w:t>JTextArea</w:t>
      </w:r>
      <w:r w:rsidRPr="00641DCF">
        <w:rPr>
          <w:rFonts w:ascii="Times New Roman" w:eastAsia="Times New Roman" w:hAnsi="Times New Roman" w:cs="Times New Roman"/>
          <w:sz w:val="24"/>
          <w:szCs w:val="24"/>
        </w:rPr>
        <w:t>), a text field (</w:t>
      </w:r>
      <w:r w:rsidRPr="00641DCF">
        <w:rPr>
          <w:rFonts w:ascii="Times New Roman" w:eastAsia="Times New Roman" w:hAnsi="Times New Roman" w:cs="Times New Roman"/>
          <w:b/>
          <w:bCs/>
          <w:sz w:val="24"/>
          <w:szCs w:val="24"/>
        </w:rPr>
        <w:t>JTextField</w:t>
      </w:r>
      <w:r w:rsidRPr="00641DCF">
        <w:rPr>
          <w:rFonts w:ascii="Times New Roman" w:eastAsia="Times New Roman" w:hAnsi="Times New Roman" w:cs="Times New Roman"/>
          <w:sz w:val="24"/>
          <w:szCs w:val="24"/>
        </w:rPr>
        <w:t>) for message input, and a send button (</w:t>
      </w:r>
      <w:r w:rsidRPr="00641DCF">
        <w:rPr>
          <w:rFonts w:ascii="Times New Roman" w:eastAsia="Times New Roman" w:hAnsi="Times New Roman" w:cs="Times New Roman"/>
          <w:b/>
          <w:bCs/>
          <w:sz w:val="24"/>
          <w:szCs w:val="24"/>
        </w:rPr>
        <w:t>JButton</w:t>
      </w:r>
      <w:r w:rsidRPr="00641DCF">
        <w:rPr>
          <w:rFonts w:ascii="Times New Roman" w:eastAsia="Times New Roman" w:hAnsi="Times New Roman" w:cs="Times New Roman"/>
          <w:sz w:val="24"/>
          <w:szCs w:val="24"/>
        </w:rPr>
        <w:t>).</w:t>
      </w:r>
    </w:p>
    <w:p w14:paraId="74597566" w14:textId="5F620006" w:rsidR="00641DCF" w:rsidRPr="00641DCF" w:rsidRDefault="00641DCF" w:rsidP="00324463">
      <w:pPr>
        <w:numPr>
          <w:ilvl w:val="1"/>
          <w:numId w:val="12"/>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The layout of the window is typically managed using layout managers such as </w:t>
      </w:r>
      <w:r w:rsidR="00AE4AD8" w:rsidRPr="00641DCF">
        <w:rPr>
          <w:rFonts w:ascii="Times New Roman" w:eastAsia="Times New Roman" w:hAnsi="Times New Roman" w:cs="Times New Roman"/>
          <w:b/>
          <w:bCs/>
          <w:sz w:val="24"/>
          <w:szCs w:val="24"/>
        </w:rPr>
        <w:t>Border Layout</w:t>
      </w:r>
      <w:r w:rsidRPr="00641DCF">
        <w:rPr>
          <w:rFonts w:ascii="Times New Roman" w:eastAsia="Times New Roman" w:hAnsi="Times New Roman" w:cs="Times New Roman"/>
          <w:sz w:val="24"/>
          <w:szCs w:val="24"/>
        </w:rPr>
        <w:t xml:space="preserve"> or </w:t>
      </w:r>
      <w:r w:rsidRPr="00641DCF">
        <w:rPr>
          <w:rFonts w:ascii="Times New Roman" w:eastAsia="Times New Roman" w:hAnsi="Times New Roman" w:cs="Times New Roman"/>
          <w:b/>
          <w:bCs/>
          <w:sz w:val="24"/>
          <w:szCs w:val="24"/>
        </w:rPr>
        <w:t>Flow</w:t>
      </w:r>
      <w:r w:rsidR="00324463">
        <w:rPr>
          <w:rFonts w:ascii="Times New Roman" w:eastAsia="Times New Roman" w:hAnsi="Times New Roman" w:cs="Times New Roman"/>
          <w:b/>
          <w:bCs/>
          <w:sz w:val="24"/>
          <w:szCs w:val="24"/>
        </w:rPr>
        <w:t xml:space="preserve"> </w:t>
      </w:r>
      <w:r w:rsidRPr="00641DCF">
        <w:rPr>
          <w:rFonts w:ascii="Times New Roman" w:eastAsia="Times New Roman" w:hAnsi="Times New Roman" w:cs="Times New Roman"/>
          <w:b/>
          <w:bCs/>
          <w:sz w:val="24"/>
          <w:szCs w:val="24"/>
        </w:rPr>
        <w:t>Layout</w:t>
      </w:r>
      <w:r w:rsidRPr="00641DCF">
        <w:rPr>
          <w:rFonts w:ascii="Times New Roman" w:eastAsia="Times New Roman" w:hAnsi="Times New Roman" w:cs="Times New Roman"/>
          <w:sz w:val="24"/>
          <w:szCs w:val="24"/>
        </w:rPr>
        <w:t xml:space="preserve"> for arranging components efficiently.</w:t>
      </w:r>
    </w:p>
    <w:p w14:paraId="26F9AF0F" w14:textId="77777777" w:rsidR="00641DCF" w:rsidRPr="00641DCF" w:rsidRDefault="00641DCF" w:rsidP="00324463">
      <w:pPr>
        <w:numPr>
          <w:ilvl w:val="0"/>
          <w:numId w:val="13"/>
        </w:numPr>
        <w:jc w:val="both"/>
        <w:rPr>
          <w:rFonts w:ascii="Times New Roman" w:eastAsia="Times New Roman" w:hAnsi="Times New Roman" w:cs="Times New Roman"/>
          <w:sz w:val="24"/>
          <w:szCs w:val="24"/>
        </w:rPr>
      </w:pPr>
      <w:r w:rsidRPr="00641DCF">
        <w:rPr>
          <w:rFonts w:ascii="Times New Roman" w:eastAsia="Times New Roman" w:hAnsi="Times New Roman" w:cs="Times New Roman"/>
          <w:b/>
          <w:bCs/>
          <w:sz w:val="24"/>
          <w:szCs w:val="24"/>
        </w:rPr>
        <w:t>Displaying Messages (JTextArea)</w:t>
      </w:r>
    </w:p>
    <w:p w14:paraId="53BDA698" w14:textId="77777777" w:rsidR="00641DCF" w:rsidRPr="00641DCF" w:rsidRDefault="00641DCF" w:rsidP="00324463">
      <w:pPr>
        <w:numPr>
          <w:ilvl w:val="1"/>
          <w:numId w:val="13"/>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A </w:t>
      </w:r>
      <w:r w:rsidRPr="00641DCF">
        <w:rPr>
          <w:rFonts w:ascii="Times New Roman" w:eastAsia="Times New Roman" w:hAnsi="Times New Roman" w:cs="Times New Roman"/>
          <w:b/>
          <w:bCs/>
          <w:sz w:val="24"/>
          <w:szCs w:val="24"/>
        </w:rPr>
        <w:t>JTextArea</w:t>
      </w:r>
      <w:r w:rsidRPr="00641DCF">
        <w:rPr>
          <w:rFonts w:ascii="Times New Roman" w:eastAsia="Times New Roman" w:hAnsi="Times New Roman" w:cs="Times New Roman"/>
          <w:sz w:val="24"/>
          <w:szCs w:val="24"/>
        </w:rPr>
        <w:t xml:space="preserve"> component will be used to display messages in a scrollable area.</w:t>
      </w:r>
    </w:p>
    <w:p w14:paraId="2DACEE63" w14:textId="77777777" w:rsidR="00641DCF" w:rsidRPr="00641DCF" w:rsidRDefault="00641DCF" w:rsidP="00324463">
      <w:pPr>
        <w:numPr>
          <w:ilvl w:val="1"/>
          <w:numId w:val="13"/>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When a new message is received or sent, the message is appended to the text area.</w:t>
      </w:r>
    </w:p>
    <w:p w14:paraId="5E420549" w14:textId="77777777" w:rsidR="00641DCF" w:rsidRPr="00641DCF" w:rsidRDefault="00641DCF" w:rsidP="00324463">
      <w:pPr>
        <w:numPr>
          <w:ilvl w:val="1"/>
          <w:numId w:val="13"/>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lastRenderedPageBreak/>
        <w:t xml:space="preserve">To manage long conversations, the </w:t>
      </w:r>
      <w:r w:rsidRPr="00641DCF">
        <w:rPr>
          <w:rFonts w:ascii="Times New Roman" w:eastAsia="Times New Roman" w:hAnsi="Times New Roman" w:cs="Times New Roman"/>
          <w:b/>
          <w:bCs/>
          <w:sz w:val="24"/>
          <w:szCs w:val="24"/>
        </w:rPr>
        <w:t>JScrollPane</w:t>
      </w:r>
      <w:r w:rsidRPr="00641DCF">
        <w:rPr>
          <w:rFonts w:ascii="Times New Roman" w:eastAsia="Times New Roman" w:hAnsi="Times New Roman" w:cs="Times New Roman"/>
          <w:sz w:val="24"/>
          <w:szCs w:val="24"/>
        </w:rPr>
        <w:t xml:space="preserve"> is used to add scroll functionality to the </w:t>
      </w:r>
      <w:r w:rsidRPr="00641DCF">
        <w:rPr>
          <w:rFonts w:ascii="Times New Roman" w:eastAsia="Times New Roman" w:hAnsi="Times New Roman" w:cs="Times New Roman"/>
          <w:b/>
          <w:bCs/>
          <w:sz w:val="24"/>
          <w:szCs w:val="24"/>
        </w:rPr>
        <w:t>JTextArea</w:t>
      </w:r>
      <w:r w:rsidRPr="00641DCF">
        <w:rPr>
          <w:rFonts w:ascii="Times New Roman" w:eastAsia="Times New Roman" w:hAnsi="Times New Roman" w:cs="Times New Roman"/>
          <w:sz w:val="24"/>
          <w:szCs w:val="24"/>
        </w:rPr>
        <w:t>, ensuring that older messages can be accessed as the conversation grows.</w:t>
      </w:r>
    </w:p>
    <w:p w14:paraId="25D199A3" w14:textId="77777777" w:rsidR="00641DCF" w:rsidRPr="00641DCF" w:rsidRDefault="00641DCF" w:rsidP="00324463">
      <w:pPr>
        <w:numPr>
          <w:ilvl w:val="0"/>
          <w:numId w:val="14"/>
        </w:numPr>
        <w:jc w:val="both"/>
        <w:rPr>
          <w:rFonts w:ascii="Times New Roman" w:eastAsia="Times New Roman" w:hAnsi="Times New Roman" w:cs="Times New Roman"/>
          <w:sz w:val="24"/>
          <w:szCs w:val="24"/>
        </w:rPr>
      </w:pPr>
      <w:r w:rsidRPr="00641DCF">
        <w:rPr>
          <w:rFonts w:ascii="Times New Roman" w:eastAsia="Times New Roman" w:hAnsi="Times New Roman" w:cs="Times New Roman"/>
          <w:b/>
          <w:bCs/>
          <w:sz w:val="24"/>
          <w:szCs w:val="24"/>
        </w:rPr>
        <w:t>Message Input (JTextField)</w:t>
      </w:r>
    </w:p>
    <w:p w14:paraId="74FFCD11" w14:textId="77777777" w:rsidR="00641DCF" w:rsidRPr="00641DCF" w:rsidRDefault="00641DCF" w:rsidP="00324463">
      <w:pPr>
        <w:numPr>
          <w:ilvl w:val="1"/>
          <w:numId w:val="14"/>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The user will type their message into a </w:t>
      </w:r>
      <w:r w:rsidRPr="00641DCF">
        <w:rPr>
          <w:rFonts w:ascii="Times New Roman" w:eastAsia="Times New Roman" w:hAnsi="Times New Roman" w:cs="Times New Roman"/>
          <w:b/>
          <w:bCs/>
          <w:sz w:val="24"/>
          <w:szCs w:val="24"/>
        </w:rPr>
        <w:t>JTextField</w:t>
      </w:r>
      <w:r w:rsidRPr="00641DCF">
        <w:rPr>
          <w:rFonts w:ascii="Times New Roman" w:eastAsia="Times New Roman" w:hAnsi="Times New Roman" w:cs="Times New Roman"/>
          <w:sz w:val="24"/>
          <w:szCs w:val="24"/>
        </w:rPr>
        <w:t xml:space="preserve"> component, which is a single-line text box.</w:t>
      </w:r>
    </w:p>
    <w:p w14:paraId="146AF0A0" w14:textId="77777777" w:rsidR="00641DCF" w:rsidRPr="00641DCF" w:rsidRDefault="00641DCF" w:rsidP="00324463">
      <w:pPr>
        <w:numPr>
          <w:ilvl w:val="1"/>
          <w:numId w:val="14"/>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This text field will be located at the bottom of the window, with a "Send" button next to it.</w:t>
      </w:r>
    </w:p>
    <w:p w14:paraId="659DEFE2" w14:textId="77777777" w:rsidR="00641DCF" w:rsidRPr="00324463" w:rsidRDefault="00641DCF" w:rsidP="00324463">
      <w:pPr>
        <w:pStyle w:val="ListParagraph"/>
        <w:numPr>
          <w:ilvl w:val="1"/>
          <w:numId w:val="14"/>
        </w:numPr>
        <w:jc w:val="both"/>
        <w:rPr>
          <w:rFonts w:ascii="Times New Roman" w:eastAsia="Times New Roman" w:hAnsi="Times New Roman" w:cs="Times New Roman"/>
          <w:sz w:val="24"/>
          <w:szCs w:val="24"/>
        </w:rPr>
      </w:pPr>
      <w:r w:rsidRPr="00324463">
        <w:rPr>
          <w:rFonts w:ascii="Times New Roman" w:eastAsia="Times New Roman" w:hAnsi="Times New Roman" w:cs="Times New Roman"/>
          <w:sz w:val="24"/>
          <w:szCs w:val="24"/>
        </w:rPr>
        <w:t>The user can click the "Send" button or press Enter to submit the message.</w:t>
      </w:r>
    </w:p>
    <w:p w14:paraId="77088F0F" w14:textId="77777777" w:rsidR="00641DCF" w:rsidRPr="00641DCF" w:rsidRDefault="00641DCF" w:rsidP="00641DCF">
      <w:pPr>
        <w:numPr>
          <w:ilvl w:val="0"/>
          <w:numId w:val="11"/>
        </w:numPr>
        <w:jc w:val="both"/>
        <w:rPr>
          <w:rFonts w:ascii="Times New Roman" w:eastAsia="Times New Roman" w:hAnsi="Times New Roman" w:cs="Times New Roman"/>
          <w:sz w:val="24"/>
          <w:szCs w:val="24"/>
        </w:rPr>
      </w:pPr>
      <w:r w:rsidRPr="00641DCF">
        <w:rPr>
          <w:rFonts w:ascii="Times New Roman" w:eastAsia="Times New Roman" w:hAnsi="Times New Roman" w:cs="Times New Roman"/>
          <w:b/>
          <w:bCs/>
          <w:sz w:val="24"/>
          <w:szCs w:val="24"/>
        </w:rPr>
        <w:t>Sending Messages (JButton)</w:t>
      </w:r>
    </w:p>
    <w:p w14:paraId="1E652A1D" w14:textId="77777777" w:rsidR="00641DCF" w:rsidRPr="00641DCF" w:rsidRDefault="00641DCF" w:rsidP="00324463">
      <w:pPr>
        <w:numPr>
          <w:ilvl w:val="1"/>
          <w:numId w:val="15"/>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The "Send" button is implemented using a </w:t>
      </w:r>
      <w:r w:rsidRPr="00641DCF">
        <w:rPr>
          <w:rFonts w:ascii="Times New Roman" w:eastAsia="Times New Roman" w:hAnsi="Times New Roman" w:cs="Times New Roman"/>
          <w:b/>
          <w:bCs/>
          <w:sz w:val="24"/>
          <w:szCs w:val="24"/>
        </w:rPr>
        <w:t>JButton</w:t>
      </w:r>
      <w:r w:rsidRPr="00641DCF">
        <w:rPr>
          <w:rFonts w:ascii="Times New Roman" w:eastAsia="Times New Roman" w:hAnsi="Times New Roman" w:cs="Times New Roman"/>
          <w:sz w:val="24"/>
          <w:szCs w:val="24"/>
        </w:rPr>
        <w:t xml:space="preserve"> component. When the user clicks the button, the message in the </w:t>
      </w:r>
      <w:r w:rsidRPr="00641DCF">
        <w:rPr>
          <w:rFonts w:ascii="Times New Roman" w:eastAsia="Times New Roman" w:hAnsi="Times New Roman" w:cs="Times New Roman"/>
          <w:b/>
          <w:bCs/>
          <w:sz w:val="24"/>
          <w:szCs w:val="24"/>
        </w:rPr>
        <w:t>JTextField</w:t>
      </w:r>
      <w:r w:rsidRPr="00641DCF">
        <w:rPr>
          <w:rFonts w:ascii="Times New Roman" w:eastAsia="Times New Roman" w:hAnsi="Times New Roman" w:cs="Times New Roman"/>
          <w:sz w:val="24"/>
          <w:szCs w:val="24"/>
        </w:rPr>
        <w:t xml:space="preserve"> is captured, added to the message history in the </w:t>
      </w:r>
      <w:r w:rsidRPr="00641DCF">
        <w:rPr>
          <w:rFonts w:ascii="Times New Roman" w:eastAsia="Times New Roman" w:hAnsi="Times New Roman" w:cs="Times New Roman"/>
          <w:b/>
          <w:bCs/>
          <w:sz w:val="24"/>
          <w:szCs w:val="24"/>
        </w:rPr>
        <w:t>JTextArea</w:t>
      </w:r>
      <w:r w:rsidRPr="00641DCF">
        <w:rPr>
          <w:rFonts w:ascii="Times New Roman" w:eastAsia="Times New Roman" w:hAnsi="Times New Roman" w:cs="Times New Roman"/>
          <w:sz w:val="24"/>
          <w:szCs w:val="24"/>
        </w:rPr>
        <w:t>, and sent to the server for delivery to the intended recipient.</w:t>
      </w:r>
    </w:p>
    <w:p w14:paraId="2A0D5129" w14:textId="77777777" w:rsidR="00641DCF" w:rsidRPr="00641DCF" w:rsidRDefault="00641DCF" w:rsidP="00641DCF">
      <w:pPr>
        <w:numPr>
          <w:ilvl w:val="0"/>
          <w:numId w:val="11"/>
        </w:numPr>
        <w:jc w:val="both"/>
        <w:rPr>
          <w:rFonts w:ascii="Times New Roman" w:eastAsia="Times New Roman" w:hAnsi="Times New Roman" w:cs="Times New Roman"/>
          <w:sz w:val="24"/>
          <w:szCs w:val="24"/>
        </w:rPr>
      </w:pPr>
      <w:r w:rsidRPr="00641DCF">
        <w:rPr>
          <w:rFonts w:ascii="Times New Roman" w:eastAsia="Times New Roman" w:hAnsi="Times New Roman" w:cs="Times New Roman"/>
          <w:b/>
          <w:bCs/>
          <w:sz w:val="24"/>
          <w:szCs w:val="24"/>
        </w:rPr>
        <w:t>Event Handling</w:t>
      </w:r>
    </w:p>
    <w:p w14:paraId="5BEF5554" w14:textId="77777777" w:rsidR="00641DCF" w:rsidRPr="00641DCF" w:rsidRDefault="00641DCF" w:rsidP="00324463">
      <w:pPr>
        <w:numPr>
          <w:ilvl w:val="1"/>
          <w:numId w:val="16"/>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Event-driven programming is central to Java Swing. The application responds to user actions, such as clicking the "Send" button or pressing Enter, through </w:t>
      </w:r>
      <w:r w:rsidRPr="00641DCF">
        <w:rPr>
          <w:rFonts w:ascii="Times New Roman" w:eastAsia="Times New Roman" w:hAnsi="Times New Roman" w:cs="Times New Roman"/>
          <w:b/>
          <w:bCs/>
          <w:sz w:val="24"/>
          <w:szCs w:val="24"/>
        </w:rPr>
        <w:t>ActionListener</w:t>
      </w:r>
      <w:r w:rsidRPr="00641DCF">
        <w:rPr>
          <w:rFonts w:ascii="Times New Roman" w:eastAsia="Times New Roman" w:hAnsi="Times New Roman" w:cs="Times New Roman"/>
          <w:sz w:val="24"/>
          <w:szCs w:val="24"/>
        </w:rPr>
        <w:t xml:space="preserve"> or </w:t>
      </w:r>
      <w:r w:rsidRPr="00641DCF">
        <w:rPr>
          <w:rFonts w:ascii="Times New Roman" w:eastAsia="Times New Roman" w:hAnsi="Times New Roman" w:cs="Times New Roman"/>
          <w:b/>
          <w:bCs/>
          <w:sz w:val="24"/>
          <w:szCs w:val="24"/>
        </w:rPr>
        <w:t>KeyListener</w:t>
      </w:r>
      <w:r w:rsidRPr="00641DCF">
        <w:rPr>
          <w:rFonts w:ascii="Times New Roman" w:eastAsia="Times New Roman" w:hAnsi="Times New Roman" w:cs="Times New Roman"/>
          <w:sz w:val="24"/>
          <w:szCs w:val="24"/>
        </w:rPr>
        <w:t xml:space="preserve"> events.</w:t>
      </w:r>
    </w:p>
    <w:p w14:paraId="07A963A4" w14:textId="77777777" w:rsidR="00641DCF" w:rsidRPr="00324463" w:rsidRDefault="00641DCF" w:rsidP="00324463">
      <w:pPr>
        <w:pStyle w:val="ListParagraph"/>
        <w:numPr>
          <w:ilvl w:val="1"/>
          <w:numId w:val="16"/>
        </w:numPr>
        <w:jc w:val="both"/>
        <w:rPr>
          <w:rFonts w:ascii="Times New Roman" w:eastAsia="Times New Roman" w:hAnsi="Times New Roman" w:cs="Times New Roman"/>
          <w:sz w:val="24"/>
          <w:szCs w:val="24"/>
        </w:rPr>
      </w:pPr>
      <w:r w:rsidRPr="00324463">
        <w:rPr>
          <w:rFonts w:ascii="Times New Roman" w:eastAsia="Times New Roman" w:hAnsi="Times New Roman" w:cs="Times New Roman"/>
          <w:sz w:val="24"/>
          <w:szCs w:val="24"/>
        </w:rPr>
        <w:t>In this case, when a message is typed and the "Send" button is clicked, an event handler will process the message, update the UI, and send the message to the server for communication.</w:t>
      </w:r>
    </w:p>
    <w:p w14:paraId="0860422E" w14:textId="77777777" w:rsidR="00641DCF" w:rsidRPr="00641DCF" w:rsidRDefault="00641DCF" w:rsidP="00641DCF">
      <w:pPr>
        <w:numPr>
          <w:ilvl w:val="0"/>
          <w:numId w:val="11"/>
        </w:numPr>
        <w:jc w:val="both"/>
        <w:rPr>
          <w:rFonts w:ascii="Times New Roman" w:eastAsia="Times New Roman" w:hAnsi="Times New Roman" w:cs="Times New Roman"/>
          <w:sz w:val="24"/>
          <w:szCs w:val="24"/>
        </w:rPr>
      </w:pPr>
      <w:r w:rsidRPr="00641DCF">
        <w:rPr>
          <w:rFonts w:ascii="Times New Roman" w:eastAsia="Times New Roman" w:hAnsi="Times New Roman" w:cs="Times New Roman"/>
          <w:b/>
          <w:bCs/>
          <w:sz w:val="24"/>
          <w:szCs w:val="24"/>
        </w:rPr>
        <w:t>Server Communication (Networking)</w:t>
      </w:r>
    </w:p>
    <w:p w14:paraId="6FD789A4" w14:textId="77777777" w:rsidR="00641DCF" w:rsidRPr="00641DCF" w:rsidRDefault="00641DCF" w:rsidP="00324463">
      <w:pPr>
        <w:numPr>
          <w:ilvl w:val="1"/>
          <w:numId w:val="17"/>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While Swing handles the GUI, the actual communication between users requires </w:t>
      </w:r>
      <w:r w:rsidRPr="00641DCF">
        <w:rPr>
          <w:rFonts w:ascii="Times New Roman" w:eastAsia="Times New Roman" w:hAnsi="Times New Roman" w:cs="Times New Roman"/>
          <w:b/>
          <w:bCs/>
          <w:sz w:val="24"/>
          <w:szCs w:val="24"/>
        </w:rPr>
        <w:t>networking</w:t>
      </w:r>
      <w:r w:rsidRPr="00641DCF">
        <w:rPr>
          <w:rFonts w:ascii="Times New Roman" w:eastAsia="Times New Roman" w:hAnsi="Times New Roman" w:cs="Times New Roman"/>
          <w:sz w:val="24"/>
          <w:szCs w:val="24"/>
        </w:rPr>
        <w:t xml:space="preserve">. A </w:t>
      </w:r>
      <w:r w:rsidRPr="00641DCF">
        <w:rPr>
          <w:rFonts w:ascii="Times New Roman" w:eastAsia="Times New Roman" w:hAnsi="Times New Roman" w:cs="Times New Roman"/>
          <w:b/>
          <w:bCs/>
          <w:sz w:val="24"/>
          <w:szCs w:val="24"/>
        </w:rPr>
        <w:t>server</w:t>
      </w:r>
      <w:r w:rsidRPr="00641DCF">
        <w:rPr>
          <w:rFonts w:ascii="Times New Roman" w:eastAsia="Times New Roman" w:hAnsi="Times New Roman" w:cs="Times New Roman"/>
          <w:sz w:val="24"/>
          <w:szCs w:val="24"/>
        </w:rPr>
        <w:t xml:space="preserve"> is needed to route the messages from one client to another.</w:t>
      </w:r>
    </w:p>
    <w:p w14:paraId="3AC85BDA" w14:textId="77777777" w:rsidR="00641DCF" w:rsidRPr="00641DCF" w:rsidRDefault="00641DCF" w:rsidP="00324463">
      <w:pPr>
        <w:numPr>
          <w:ilvl w:val="1"/>
          <w:numId w:val="17"/>
        </w:numPr>
        <w:jc w:val="both"/>
        <w:rPr>
          <w:rFonts w:ascii="Times New Roman" w:eastAsia="Times New Roman" w:hAnsi="Times New Roman" w:cs="Times New Roman"/>
          <w:sz w:val="24"/>
          <w:szCs w:val="24"/>
        </w:rPr>
      </w:pPr>
      <w:r w:rsidRPr="00641DCF">
        <w:rPr>
          <w:rFonts w:ascii="Times New Roman" w:eastAsia="Times New Roman" w:hAnsi="Times New Roman" w:cs="Times New Roman"/>
          <w:b/>
          <w:bCs/>
          <w:sz w:val="24"/>
          <w:szCs w:val="24"/>
        </w:rPr>
        <w:t>Sockets</w:t>
      </w:r>
      <w:r w:rsidRPr="00641DCF">
        <w:rPr>
          <w:rFonts w:ascii="Times New Roman" w:eastAsia="Times New Roman" w:hAnsi="Times New Roman" w:cs="Times New Roman"/>
          <w:sz w:val="24"/>
          <w:szCs w:val="24"/>
        </w:rPr>
        <w:t xml:space="preserve"> are used to establish a connection between the client (the Java Swing application) and the server. Once a connection is established, messages can be sent back and forth between the client and server using </w:t>
      </w:r>
      <w:r w:rsidRPr="00641DCF">
        <w:rPr>
          <w:rFonts w:ascii="Times New Roman" w:eastAsia="Times New Roman" w:hAnsi="Times New Roman" w:cs="Times New Roman"/>
          <w:b/>
          <w:bCs/>
          <w:sz w:val="24"/>
          <w:szCs w:val="24"/>
        </w:rPr>
        <w:t>TCP/IP</w:t>
      </w:r>
      <w:r w:rsidRPr="00641DCF">
        <w:rPr>
          <w:rFonts w:ascii="Times New Roman" w:eastAsia="Times New Roman" w:hAnsi="Times New Roman" w:cs="Times New Roman"/>
          <w:sz w:val="24"/>
          <w:szCs w:val="24"/>
        </w:rPr>
        <w:t xml:space="preserve"> sockets.</w:t>
      </w:r>
    </w:p>
    <w:p w14:paraId="5CF50A4F" w14:textId="77777777" w:rsidR="00324463" w:rsidRDefault="00641DCF" w:rsidP="00324463">
      <w:pPr>
        <w:numPr>
          <w:ilvl w:val="1"/>
          <w:numId w:val="17"/>
        </w:numPr>
        <w:jc w:val="both"/>
        <w:rPr>
          <w:rFonts w:ascii="Times New Roman" w:eastAsia="Times New Roman" w:hAnsi="Times New Roman" w:cs="Times New Roman"/>
          <w:sz w:val="24"/>
          <w:szCs w:val="24"/>
        </w:rPr>
      </w:pPr>
      <w:r w:rsidRPr="00641DCF">
        <w:rPr>
          <w:rFonts w:ascii="Times New Roman" w:eastAsia="Times New Roman" w:hAnsi="Times New Roman" w:cs="Times New Roman"/>
          <w:sz w:val="24"/>
          <w:szCs w:val="24"/>
        </w:rPr>
        <w:t xml:space="preserve">In this context, Java's </w:t>
      </w:r>
      <w:r w:rsidRPr="00641DCF">
        <w:rPr>
          <w:rFonts w:ascii="Times New Roman" w:eastAsia="Times New Roman" w:hAnsi="Times New Roman" w:cs="Times New Roman"/>
          <w:b/>
          <w:bCs/>
          <w:sz w:val="24"/>
          <w:szCs w:val="24"/>
        </w:rPr>
        <w:t>Socket</w:t>
      </w:r>
      <w:r w:rsidRPr="00641DCF">
        <w:rPr>
          <w:rFonts w:ascii="Times New Roman" w:eastAsia="Times New Roman" w:hAnsi="Times New Roman" w:cs="Times New Roman"/>
          <w:sz w:val="24"/>
          <w:szCs w:val="24"/>
        </w:rPr>
        <w:t xml:space="preserve"> and </w:t>
      </w:r>
      <w:r w:rsidRPr="00641DCF">
        <w:rPr>
          <w:rFonts w:ascii="Times New Roman" w:eastAsia="Times New Roman" w:hAnsi="Times New Roman" w:cs="Times New Roman"/>
          <w:b/>
          <w:bCs/>
          <w:sz w:val="24"/>
          <w:szCs w:val="24"/>
        </w:rPr>
        <w:t>ServerSocket</w:t>
      </w:r>
      <w:r w:rsidRPr="00641DCF">
        <w:rPr>
          <w:rFonts w:ascii="Times New Roman" w:eastAsia="Times New Roman" w:hAnsi="Times New Roman" w:cs="Times New Roman"/>
          <w:sz w:val="24"/>
          <w:szCs w:val="24"/>
        </w:rPr>
        <w:t xml:space="preserve"> classes are used to implement the communication layer, which allows real-time message exchange.</w:t>
      </w:r>
    </w:p>
    <w:p w14:paraId="738E1265" w14:textId="77777777" w:rsidR="00324463" w:rsidRDefault="00324463" w:rsidP="00324463">
      <w:pPr>
        <w:jc w:val="both"/>
        <w:rPr>
          <w:rFonts w:ascii="Times New Roman" w:eastAsia="Times New Roman" w:hAnsi="Times New Roman" w:cs="Times New Roman"/>
          <w:sz w:val="24"/>
          <w:szCs w:val="24"/>
        </w:rPr>
      </w:pPr>
    </w:p>
    <w:p w14:paraId="2B04F910" w14:textId="77777777" w:rsidR="00324463" w:rsidRDefault="00324463" w:rsidP="00324463">
      <w:pPr>
        <w:jc w:val="both"/>
        <w:rPr>
          <w:rFonts w:ascii="Times New Roman" w:eastAsia="Times New Roman" w:hAnsi="Times New Roman" w:cs="Times New Roman"/>
          <w:sz w:val="24"/>
          <w:szCs w:val="24"/>
        </w:rPr>
      </w:pPr>
    </w:p>
    <w:p w14:paraId="6C05A501" w14:textId="77777777" w:rsidR="00324463" w:rsidRDefault="00324463" w:rsidP="00324463">
      <w:pPr>
        <w:jc w:val="both"/>
        <w:rPr>
          <w:rFonts w:ascii="Times New Roman" w:eastAsia="Times New Roman" w:hAnsi="Times New Roman" w:cs="Times New Roman"/>
          <w:sz w:val="24"/>
          <w:szCs w:val="24"/>
        </w:rPr>
      </w:pPr>
    </w:p>
    <w:p w14:paraId="37A190AF" w14:textId="3FB1D3BF" w:rsidR="00324463" w:rsidRDefault="00324463" w:rsidP="00324463">
      <w:pPr>
        <w:jc w:val="both"/>
        <w:rPr>
          <w:rFonts w:ascii="Times New Roman" w:eastAsia="Times New Roman" w:hAnsi="Times New Roman" w:cs="Times New Roman"/>
          <w:b/>
          <w:bCs/>
          <w:sz w:val="28"/>
          <w:szCs w:val="28"/>
        </w:rPr>
      </w:pPr>
      <w:bookmarkStart w:id="3" w:name="_Hlk182084293"/>
      <w:r w:rsidRPr="00324463">
        <w:rPr>
          <w:rFonts w:ascii="Times New Roman" w:eastAsia="Times New Roman" w:hAnsi="Times New Roman" w:cs="Times New Roman"/>
          <w:b/>
          <w:bCs/>
          <w:sz w:val="28"/>
          <w:szCs w:val="28"/>
        </w:rPr>
        <w:lastRenderedPageBreak/>
        <w:t xml:space="preserve">  </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b/>
      </w:r>
      <w:r w:rsidRPr="00324463">
        <w:rPr>
          <w:rFonts w:ascii="Times New Roman" w:eastAsia="Times New Roman" w:hAnsi="Times New Roman" w:cs="Times New Roman"/>
          <w:b/>
          <w:bCs/>
          <w:sz w:val="28"/>
          <w:szCs w:val="28"/>
        </w:rPr>
        <w:t>4. Flow of Message Exchange in the Application</w:t>
      </w:r>
    </w:p>
    <w:p w14:paraId="6219C8AD" w14:textId="77777777" w:rsidR="00324463" w:rsidRPr="00324463" w:rsidRDefault="00324463" w:rsidP="00324463">
      <w:pPr>
        <w:jc w:val="both"/>
        <w:rPr>
          <w:rFonts w:ascii="Times New Roman" w:eastAsia="Times New Roman" w:hAnsi="Times New Roman" w:cs="Times New Roman"/>
          <w:b/>
          <w:bCs/>
          <w:sz w:val="28"/>
          <w:szCs w:val="28"/>
        </w:rPr>
      </w:pPr>
    </w:p>
    <w:p w14:paraId="4C386E21" w14:textId="77777777" w:rsidR="00324463" w:rsidRPr="00324463" w:rsidRDefault="00324463" w:rsidP="00734804">
      <w:pPr>
        <w:jc w:val="both"/>
        <w:rPr>
          <w:rFonts w:ascii="Times New Roman" w:eastAsia="Times New Roman" w:hAnsi="Times New Roman" w:cs="Times New Roman"/>
          <w:sz w:val="24"/>
          <w:szCs w:val="24"/>
        </w:rPr>
      </w:pPr>
      <w:r w:rsidRPr="00324463">
        <w:rPr>
          <w:rFonts w:ascii="Times New Roman" w:eastAsia="Times New Roman" w:hAnsi="Times New Roman" w:cs="Times New Roman"/>
          <w:sz w:val="24"/>
          <w:szCs w:val="24"/>
        </w:rPr>
        <w:t>Here’s a conceptual flow of how the chat application will work:</w:t>
      </w:r>
    </w:p>
    <w:p w14:paraId="2BE5B8B0" w14:textId="77777777" w:rsidR="00324463" w:rsidRPr="00324463" w:rsidRDefault="00324463" w:rsidP="00D35CE2">
      <w:pPr>
        <w:numPr>
          <w:ilvl w:val="0"/>
          <w:numId w:val="18"/>
        </w:numPr>
        <w:jc w:val="both"/>
        <w:rPr>
          <w:rFonts w:ascii="Times New Roman" w:eastAsia="Times New Roman" w:hAnsi="Times New Roman" w:cs="Times New Roman"/>
          <w:sz w:val="24"/>
          <w:szCs w:val="24"/>
        </w:rPr>
      </w:pPr>
      <w:r w:rsidRPr="00324463">
        <w:rPr>
          <w:rFonts w:ascii="Times New Roman" w:eastAsia="Times New Roman" w:hAnsi="Times New Roman" w:cs="Times New Roman"/>
          <w:b/>
          <w:bCs/>
          <w:sz w:val="24"/>
          <w:szCs w:val="24"/>
        </w:rPr>
        <w:t>Step 1</w:t>
      </w:r>
      <w:r w:rsidRPr="00324463">
        <w:rPr>
          <w:rFonts w:ascii="Times New Roman" w:eastAsia="Times New Roman" w:hAnsi="Times New Roman" w:cs="Times New Roman"/>
          <w:sz w:val="24"/>
          <w:szCs w:val="24"/>
        </w:rPr>
        <w:t xml:space="preserve">: The user enters a message into the </w:t>
      </w:r>
      <w:r w:rsidRPr="00324463">
        <w:rPr>
          <w:rFonts w:ascii="Times New Roman" w:eastAsia="Times New Roman" w:hAnsi="Times New Roman" w:cs="Times New Roman"/>
          <w:b/>
          <w:bCs/>
          <w:sz w:val="24"/>
          <w:szCs w:val="24"/>
        </w:rPr>
        <w:t>JTextField</w:t>
      </w:r>
      <w:r w:rsidRPr="00324463">
        <w:rPr>
          <w:rFonts w:ascii="Times New Roman" w:eastAsia="Times New Roman" w:hAnsi="Times New Roman" w:cs="Times New Roman"/>
          <w:sz w:val="24"/>
          <w:szCs w:val="24"/>
        </w:rPr>
        <w:t>.</w:t>
      </w:r>
    </w:p>
    <w:p w14:paraId="26EB0378" w14:textId="77777777" w:rsidR="00324463" w:rsidRPr="00324463" w:rsidRDefault="00324463" w:rsidP="00D35CE2">
      <w:pPr>
        <w:numPr>
          <w:ilvl w:val="0"/>
          <w:numId w:val="18"/>
        </w:numPr>
        <w:jc w:val="both"/>
        <w:rPr>
          <w:rFonts w:ascii="Times New Roman" w:eastAsia="Times New Roman" w:hAnsi="Times New Roman" w:cs="Times New Roman"/>
          <w:sz w:val="24"/>
          <w:szCs w:val="24"/>
        </w:rPr>
      </w:pPr>
      <w:r w:rsidRPr="00324463">
        <w:rPr>
          <w:rFonts w:ascii="Times New Roman" w:eastAsia="Times New Roman" w:hAnsi="Times New Roman" w:cs="Times New Roman"/>
          <w:b/>
          <w:bCs/>
          <w:sz w:val="24"/>
          <w:szCs w:val="24"/>
        </w:rPr>
        <w:t>Step 2</w:t>
      </w:r>
      <w:r w:rsidRPr="00324463">
        <w:rPr>
          <w:rFonts w:ascii="Times New Roman" w:eastAsia="Times New Roman" w:hAnsi="Times New Roman" w:cs="Times New Roman"/>
          <w:sz w:val="24"/>
          <w:szCs w:val="24"/>
        </w:rPr>
        <w:t>: The user clicks the "Send" button (or presses Enter), triggering an event handler that processes the message.</w:t>
      </w:r>
    </w:p>
    <w:p w14:paraId="20F0C9AB" w14:textId="77777777" w:rsidR="00324463" w:rsidRPr="00324463" w:rsidRDefault="00324463" w:rsidP="00D35CE2">
      <w:pPr>
        <w:numPr>
          <w:ilvl w:val="0"/>
          <w:numId w:val="18"/>
        </w:numPr>
        <w:jc w:val="both"/>
        <w:rPr>
          <w:rFonts w:ascii="Times New Roman" w:eastAsia="Times New Roman" w:hAnsi="Times New Roman" w:cs="Times New Roman"/>
          <w:sz w:val="24"/>
          <w:szCs w:val="24"/>
        </w:rPr>
      </w:pPr>
      <w:r w:rsidRPr="00324463">
        <w:rPr>
          <w:rFonts w:ascii="Times New Roman" w:eastAsia="Times New Roman" w:hAnsi="Times New Roman" w:cs="Times New Roman"/>
          <w:b/>
          <w:bCs/>
          <w:sz w:val="24"/>
          <w:szCs w:val="24"/>
        </w:rPr>
        <w:t>Step 3</w:t>
      </w:r>
      <w:r w:rsidRPr="00324463">
        <w:rPr>
          <w:rFonts w:ascii="Times New Roman" w:eastAsia="Times New Roman" w:hAnsi="Times New Roman" w:cs="Times New Roman"/>
          <w:sz w:val="24"/>
          <w:szCs w:val="24"/>
        </w:rPr>
        <w:t xml:space="preserve">: The message is displayed in the </w:t>
      </w:r>
      <w:r w:rsidRPr="00324463">
        <w:rPr>
          <w:rFonts w:ascii="Times New Roman" w:eastAsia="Times New Roman" w:hAnsi="Times New Roman" w:cs="Times New Roman"/>
          <w:b/>
          <w:bCs/>
          <w:sz w:val="24"/>
          <w:szCs w:val="24"/>
        </w:rPr>
        <w:t>JTextArea</w:t>
      </w:r>
      <w:r w:rsidRPr="00324463">
        <w:rPr>
          <w:rFonts w:ascii="Times New Roman" w:eastAsia="Times New Roman" w:hAnsi="Times New Roman" w:cs="Times New Roman"/>
          <w:sz w:val="24"/>
          <w:szCs w:val="24"/>
        </w:rPr>
        <w:t xml:space="preserve"> and sent to the server.</w:t>
      </w:r>
    </w:p>
    <w:p w14:paraId="50756C01" w14:textId="77777777" w:rsidR="00324463" w:rsidRPr="00324463" w:rsidRDefault="00324463" w:rsidP="00D35CE2">
      <w:pPr>
        <w:numPr>
          <w:ilvl w:val="0"/>
          <w:numId w:val="18"/>
        </w:numPr>
        <w:jc w:val="both"/>
        <w:rPr>
          <w:rFonts w:ascii="Times New Roman" w:eastAsia="Times New Roman" w:hAnsi="Times New Roman" w:cs="Times New Roman"/>
          <w:sz w:val="24"/>
          <w:szCs w:val="24"/>
        </w:rPr>
      </w:pPr>
      <w:r w:rsidRPr="00324463">
        <w:rPr>
          <w:rFonts w:ascii="Times New Roman" w:eastAsia="Times New Roman" w:hAnsi="Times New Roman" w:cs="Times New Roman"/>
          <w:b/>
          <w:bCs/>
          <w:sz w:val="24"/>
          <w:szCs w:val="24"/>
        </w:rPr>
        <w:t>Step 4</w:t>
      </w:r>
      <w:r w:rsidRPr="00324463">
        <w:rPr>
          <w:rFonts w:ascii="Times New Roman" w:eastAsia="Times New Roman" w:hAnsi="Times New Roman" w:cs="Times New Roman"/>
          <w:sz w:val="24"/>
          <w:szCs w:val="24"/>
        </w:rPr>
        <w:t>: The server receives the message and sends it to the intended recipient (another client).</w:t>
      </w:r>
    </w:p>
    <w:p w14:paraId="43BD35C2" w14:textId="77777777" w:rsidR="00324463" w:rsidRPr="00324463" w:rsidRDefault="00324463" w:rsidP="00D35CE2">
      <w:pPr>
        <w:numPr>
          <w:ilvl w:val="0"/>
          <w:numId w:val="18"/>
        </w:numPr>
        <w:jc w:val="both"/>
        <w:rPr>
          <w:rFonts w:ascii="Times New Roman" w:eastAsia="Times New Roman" w:hAnsi="Times New Roman" w:cs="Times New Roman"/>
          <w:sz w:val="24"/>
          <w:szCs w:val="24"/>
        </w:rPr>
      </w:pPr>
      <w:r w:rsidRPr="00324463">
        <w:rPr>
          <w:rFonts w:ascii="Times New Roman" w:eastAsia="Times New Roman" w:hAnsi="Times New Roman" w:cs="Times New Roman"/>
          <w:b/>
          <w:bCs/>
          <w:sz w:val="24"/>
          <w:szCs w:val="24"/>
        </w:rPr>
        <w:t>Step 5</w:t>
      </w:r>
      <w:r w:rsidRPr="00324463">
        <w:rPr>
          <w:rFonts w:ascii="Times New Roman" w:eastAsia="Times New Roman" w:hAnsi="Times New Roman" w:cs="Times New Roman"/>
          <w:sz w:val="24"/>
          <w:szCs w:val="24"/>
        </w:rPr>
        <w:t xml:space="preserve">: The recipient's client receives the message and displays it in their </w:t>
      </w:r>
      <w:r w:rsidRPr="00324463">
        <w:rPr>
          <w:rFonts w:ascii="Times New Roman" w:eastAsia="Times New Roman" w:hAnsi="Times New Roman" w:cs="Times New Roman"/>
          <w:b/>
          <w:bCs/>
          <w:sz w:val="24"/>
          <w:szCs w:val="24"/>
        </w:rPr>
        <w:t>JTextArea</w:t>
      </w:r>
      <w:r w:rsidRPr="00324463">
        <w:rPr>
          <w:rFonts w:ascii="Times New Roman" w:eastAsia="Times New Roman" w:hAnsi="Times New Roman" w:cs="Times New Roman"/>
          <w:sz w:val="24"/>
          <w:szCs w:val="24"/>
        </w:rPr>
        <w:t>.</w:t>
      </w:r>
    </w:p>
    <w:p w14:paraId="4CC433AF" w14:textId="77777777" w:rsidR="00324463" w:rsidRPr="00324463" w:rsidRDefault="00324463" w:rsidP="00D35CE2">
      <w:pPr>
        <w:ind w:left="1440"/>
        <w:jc w:val="both"/>
        <w:rPr>
          <w:rFonts w:ascii="Times New Roman" w:eastAsia="Times New Roman" w:hAnsi="Times New Roman" w:cs="Times New Roman"/>
          <w:sz w:val="24"/>
          <w:szCs w:val="24"/>
        </w:rPr>
      </w:pPr>
      <w:r w:rsidRPr="00324463">
        <w:rPr>
          <w:rFonts w:ascii="Times New Roman" w:eastAsia="Times New Roman" w:hAnsi="Times New Roman" w:cs="Times New Roman"/>
          <w:sz w:val="24"/>
          <w:szCs w:val="24"/>
        </w:rPr>
        <w:t>This flow is repeated for every message exchanged between users.</w:t>
      </w:r>
    </w:p>
    <w:p w14:paraId="4B3EBFC4" w14:textId="77777777" w:rsidR="00324463" w:rsidRPr="00324463" w:rsidRDefault="00324463" w:rsidP="00D35CE2">
      <w:pPr>
        <w:ind w:left="1440"/>
        <w:jc w:val="both"/>
        <w:rPr>
          <w:rFonts w:ascii="Times New Roman" w:eastAsia="Times New Roman" w:hAnsi="Times New Roman" w:cs="Times New Roman"/>
          <w:sz w:val="24"/>
          <w:szCs w:val="24"/>
        </w:rPr>
      </w:pPr>
    </w:p>
    <w:bookmarkEnd w:id="3"/>
    <w:p w14:paraId="74211D38" w14:textId="77777777" w:rsidR="00324463" w:rsidRDefault="00324463" w:rsidP="00324463">
      <w:pPr>
        <w:ind w:left="3600" w:firstLine="720"/>
        <w:jc w:val="both"/>
        <w:rPr>
          <w:rFonts w:ascii="Times New Roman" w:eastAsia="Times New Roman" w:hAnsi="Times New Roman" w:cs="Times New Roman"/>
          <w:b/>
          <w:sz w:val="28"/>
          <w:szCs w:val="28"/>
        </w:rPr>
      </w:pPr>
    </w:p>
    <w:p w14:paraId="61560F1F" w14:textId="77777777" w:rsidR="00324463" w:rsidRDefault="00324463" w:rsidP="00324463">
      <w:pPr>
        <w:ind w:left="3600" w:firstLine="720"/>
        <w:jc w:val="both"/>
        <w:rPr>
          <w:rFonts w:ascii="Times New Roman" w:eastAsia="Times New Roman" w:hAnsi="Times New Roman" w:cs="Times New Roman"/>
          <w:b/>
          <w:sz w:val="28"/>
          <w:szCs w:val="28"/>
        </w:rPr>
      </w:pPr>
    </w:p>
    <w:p w14:paraId="31073451" w14:textId="77777777" w:rsidR="00324463" w:rsidRDefault="00324463" w:rsidP="00324463">
      <w:pPr>
        <w:ind w:left="3600" w:firstLine="720"/>
        <w:jc w:val="both"/>
        <w:rPr>
          <w:rFonts w:ascii="Times New Roman" w:eastAsia="Times New Roman" w:hAnsi="Times New Roman" w:cs="Times New Roman"/>
          <w:b/>
          <w:sz w:val="28"/>
          <w:szCs w:val="28"/>
        </w:rPr>
      </w:pPr>
    </w:p>
    <w:p w14:paraId="410D4A2F" w14:textId="77777777" w:rsidR="00324463" w:rsidRDefault="00324463" w:rsidP="00324463">
      <w:pPr>
        <w:ind w:left="3600" w:firstLine="720"/>
        <w:jc w:val="both"/>
        <w:rPr>
          <w:rFonts w:ascii="Times New Roman" w:eastAsia="Times New Roman" w:hAnsi="Times New Roman" w:cs="Times New Roman"/>
          <w:b/>
          <w:sz w:val="28"/>
          <w:szCs w:val="28"/>
        </w:rPr>
      </w:pPr>
    </w:p>
    <w:p w14:paraId="7BB7EEAE" w14:textId="77777777" w:rsidR="00324463" w:rsidRDefault="00324463" w:rsidP="00324463">
      <w:pPr>
        <w:ind w:left="3600" w:firstLine="720"/>
        <w:jc w:val="both"/>
        <w:rPr>
          <w:rFonts w:ascii="Times New Roman" w:eastAsia="Times New Roman" w:hAnsi="Times New Roman" w:cs="Times New Roman"/>
          <w:b/>
          <w:sz w:val="28"/>
          <w:szCs w:val="28"/>
        </w:rPr>
      </w:pPr>
    </w:p>
    <w:p w14:paraId="44BC3F34" w14:textId="77777777" w:rsidR="00324463" w:rsidRDefault="00324463" w:rsidP="00324463">
      <w:pPr>
        <w:ind w:left="3600" w:firstLine="720"/>
        <w:jc w:val="both"/>
        <w:rPr>
          <w:rFonts w:ascii="Times New Roman" w:eastAsia="Times New Roman" w:hAnsi="Times New Roman" w:cs="Times New Roman"/>
          <w:b/>
          <w:sz w:val="28"/>
          <w:szCs w:val="28"/>
        </w:rPr>
      </w:pPr>
    </w:p>
    <w:p w14:paraId="75F4BB3B" w14:textId="77777777" w:rsidR="00324463" w:rsidRDefault="00324463" w:rsidP="00324463">
      <w:pPr>
        <w:ind w:left="3600" w:firstLine="720"/>
        <w:jc w:val="both"/>
        <w:rPr>
          <w:rFonts w:ascii="Times New Roman" w:eastAsia="Times New Roman" w:hAnsi="Times New Roman" w:cs="Times New Roman"/>
          <w:b/>
          <w:sz w:val="28"/>
          <w:szCs w:val="28"/>
        </w:rPr>
      </w:pPr>
    </w:p>
    <w:p w14:paraId="7F6DD5F5" w14:textId="77777777" w:rsidR="00324463" w:rsidRDefault="00324463" w:rsidP="00324463">
      <w:pPr>
        <w:ind w:left="3600" w:firstLine="720"/>
        <w:jc w:val="both"/>
        <w:rPr>
          <w:rFonts w:ascii="Times New Roman" w:eastAsia="Times New Roman" w:hAnsi="Times New Roman" w:cs="Times New Roman"/>
          <w:b/>
          <w:sz w:val="28"/>
          <w:szCs w:val="28"/>
        </w:rPr>
      </w:pPr>
    </w:p>
    <w:p w14:paraId="6A6FAAB9" w14:textId="77777777" w:rsidR="00324463" w:rsidRDefault="00324463" w:rsidP="00324463">
      <w:pPr>
        <w:ind w:left="3600" w:firstLine="720"/>
        <w:jc w:val="both"/>
        <w:rPr>
          <w:rFonts w:ascii="Times New Roman" w:eastAsia="Times New Roman" w:hAnsi="Times New Roman" w:cs="Times New Roman"/>
          <w:b/>
          <w:sz w:val="28"/>
          <w:szCs w:val="28"/>
        </w:rPr>
      </w:pPr>
    </w:p>
    <w:p w14:paraId="58CF07E1" w14:textId="77777777" w:rsidR="00324463" w:rsidRDefault="00324463" w:rsidP="00324463">
      <w:pPr>
        <w:ind w:left="3600" w:firstLine="720"/>
        <w:jc w:val="both"/>
        <w:rPr>
          <w:rFonts w:ascii="Times New Roman" w:eastAsia="Times New Roman" w:hAnsi="Times New Roman" w:cs="Times New Roman"/>
          <w:b/>
          <w:sz w:val="28"/>
          <w:szCs w:val="28"/>
        </w:rPr>
      </w:pPr>
    </w:p>
    <w:p w14:paraId="34A95921" w14:textId="77777777" w:rsidR="00324463" w:rsidRDefault="00324463" w:rsidP="00324463">
      <w:pPr>
        <w:ind w:left="3600" w:firstLine="720"/>
        <w:jc w:val="both"/>
        <w:rPr>
          <w:rFonts w:ascii="Times New Roman" w:eastAsia="Times New Roman" w:hAnsi="Times New Roman" w:cs="Times New Roman"/>
          <w:b/>
          <w:sz w:val="28"/>
          <w:szCs w:val="28"/>
        </w:rPr>
      </w:pPr>
    </w:p>
    <w:p w14:paraId="5C99495E" w14:textId="77777777" w:rsidR="00324463" w:rsidRDefault="00324463" w:rsidP="00324463">
      <w:pPr>
        <w:ind w:left="3600" w:firstLine="720"/>
        <w:jc w:val="both"/>
        <w:rPr>
          <w:rFonts w:ascii="Times New Roman" w:eastAsia="Times New Roman" w:hAnsi="Times New Roman" w:cs="Times New Roman"/>
          <w:b/>
          <w:sz w:val="28"/>
          <w:szCs w:val="28"/>
        </w:rPr>
      </w:pPr>
    </w:p>
    <w:p w14:paraId="4944C4A0" w14:textId="77777777" w:rsidR="00324463" w:rsidRDefault="00324463" w:rsidP="00324463">
      <w:pPr>
        <w:ind w:left="3600" w:firstLine="720"/>
        <w:jc w:val="both"/>
        <w:rPr>
          <w:rFonts w:ascii="Times New Roman" w:eastAsia="Times New Roman" w:hAnsi="Times New Roman" w:cs="Times New Roman"/>
          <w:b/>
          <w:sz w:val="28"/>
          <w:szCs w:val="28"/>
        </w:rPr>
      </w:pPr>
    </w:p>
    <w:p w14:paraId="779ED480" w14:textId="77777777" w:rsidR="00324463" w:rsidRDefault="00324463" w:rsidP="00324463">
      <w:pPr>
        <w:ind w:left="3600" w:firstLine="720"/>
        <w:jc w:val="both"/>
        <w:rPr>
          <w:rFonts w:ascii="Times New Roman" w:eastAsia="Times New Roman" w:hAnsi="Times New Roman" w:cs="Times New Roman"/>
          <w:b/>
          <w:sz w:val="28"/>
          <w:szCs w:val="28"/>
        </w:rPr>
      </w:pPr>
    </w:p>
    <w:p w14:paraId="2795CE5D" w14:textId="77777777" w:rsidR="00324463" w:rsidRDefault="00324463" w:rsidP="00324463">
      <w:pPr>
        <w:ind w:left="3600" w:firstLine="720"/>
        <w:jc w:val="both"/>
        <w:rPr>
          <w:rFonts w:ascii="Times New Roman" w:eastAsia="Times New Roman" w:hAnsi="Times New Roman" w:cs="Times New Roman"/>
          <w:b/>
          <w:sz w:val="28"/>
          <w:szCs w:val="28"/>
        </w:rPr>
      </w:pPr>
    </w:p>
    <w:p w14:paraId="2E8C76BB" w14:textId="080449F4" w:rsidR="004F2A50" w:rsidRPr="00324463" w:rsidRDefault="00000000" w:rsidP="00021BE5">
      <w:pPr>
        <w:ind w:left="3600"/>
        <w:jc w:val="both"/>
        <w:rPr>
          <w:rFonts w:ascii="Times New Roman" w:eastAsia="Times New Roman" w:hAnsi="Times New Roman" w:cs="Times New Roman"/>
          <w:sz w:val="24"/>
          <w:szCs w:val="24"/>
        </w:rPr>
      </w:pPr>
      <w:r w:rsidRPr="00324463">
        <w:rPr>
          <w:rFonts w:ascii="Times New Roman" w:eastAsia="Times New Roman" w:hAnsi="Times New Roman" w:cs="Times New Roman"/>
          <w:b/>
          <w:sz w:val="28"/>
          <w:szCs w:val="28"/>
        </w:rPr>
        <w:t>Chapter-4</w:t>
      </w:r>
    </w:p>
    <w:p w14:paraId="5DB3AF76" w14:textId="5C2E664A" w:rsidR="004F2A50" w:rsidRDefault="00021BE5" w:rsidP="00021BE5">
      <w:pPr>
        <w:spacing w:after="12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107A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Implementation</w:t>
      </w:r>
    </w:p>
    <w:p w14:paraId="515F1F4D" w14:textId="77777777" w:rsidR="004F2A50" w:rsidRDefault="004F2A50">
      <w:pPr>
        <w:rPr>
          <w:rFonts w:ascii="Times New Roman" w:eastAsia="Times New Roman" w:hAnsi="Times New Roman" w:cs="Times New Roman"/>
          <w:sz w:val="24"/>
          <w:szCs w:val="24"/>
        </w:rPr>
      </w:pPr>
    </w:p>
    <w:p w14:paraId="4940BA38" w14:textId="77777777" w:rsidR="004F2A50" w:rsidRDefault="00000000">
      <w:pPr>
        <w:rPr>
          <w:rFonts w:ascii="Times New Roman" w:eastAsia="Times New Roman" w:hAnsi="Times New Roman" w:cs="Times New Roman"/>
          <w:b/>
          <w:sz w:val="24"/>
          <w:szCs w:val="24"/>
        </w:rPr>
      </w:pPr>
      <w:bookmarkStart w:id="4" w:name="_3znysh7" w:colFirst="0" w:colLast="0"/>
      <w:bookmarkEnd w:id="4"/>
      <w:r>
        <w:rPr>
          <w:rFonts w:ascii="Times New Roman" w:eastAsia="Times New Roman" w:hAnsi="Times New Roman" w:cs="Times New Roman"/>
          <w:b/>
          <w:sz w:val="24"/>
          <w:szCs w:val="24"/>
        </w:rPr>
        <w:t>4.1 Coding:</w:t>
      </w:r>
    </w:p>
    <w:p w14:paraId="0FD70566" w14:textId="07A6B730" w:rsidR="004F2A50" w:rsidRPr="00201CAB" w:rsidRDefault="00201CAB" w:rsidP="00201CAB">
      <w:pPr>
        <w:pStyle w:val="ListParagraph"/>
        <w:numPr>
          <w:ilvl w:val="1"/>
          <w:numId w:val="19"/>
        </w:numPr>
        <w:rPr>
          <w:rFonts w:ascii="Times New Roman" w:eastAsia="Times New Roman" w:hAnsi="Times New Roman" w:cs="Times New Roman"/>
          <w:b/>
          <w:bCs/>
          <w:sz w:val="24"/>
          <w:szCs w:val="24"/>
        </w:rPr>
      </w:pPr>
      <w:r w:rsidRPr="00201CAB">
        <w:rPr>
          <w:rFonts w:ascii="Times New Roman" w:eastAsia="Times New Roman" w:hAnsi="Times New Roman" w:cs="Times New Roman"/>
          <w:b/>
          <w:bCs/>
          <w:sz w:val="24"/>
          <w:szCs w:val="24"/>
        </w:rPr>
        <w:t>Client Server</w:t>
      </w:r>
    </w:p>
    <w:p w14:paraId="6B5060D9" w14:textId="77777777" w:rsidR="00201CAB" w:rsidRDefault="00201CAB" w:rsidP="00EE5103">
      <w:pPr>
        <w:spacing w:after="0"/>
      </w:pPr>
      <w:r>
        <w:t>package chatting.application;</w:t>
      </w:r>
    </w:p>
    <w:p w14:paraId="05A05C59" w14:textId="77777777" w:rsidR="00201CAB" w:rsidRDefault="00201CAB" w:rsidP="00EE5103">
      <w:pPr>
        <w:spacing w:after="0"/>
      </w:pPr>
    </w:p>
    <w:p w14:paraId="74036B04" w14:textId="77777777" w:rsidR="00201CAB" w:rsidRDefault="00201CAB" w:rsidP="00EE5103">
      <w:pPr>
        <w:spacing w:after="0"/>
      </w:pPr>
      <w:r>
        <w:t>import javax.swing.*;</w:t>
      </w:r>
    </w:p>
    <w:p w14:paraId="422D6A7F" w14:textId="77777777" w:rsidR="00201CAB" w:rsidRDefault="00201CAB" w:rsidP="00EE5103">
      <w:pPr>
        <w:spacing w:after="0"/>
      </w:pPr>
      <w:r>
        <w:t>import javax.swing.border.*;</w:t>
      </w:r>
    </w:p>
    <w:p w14:paraId="635B4F4B" w14:textId="77777777" w:rsidR="00201CAB" w:rsidRDefault="00201CAB" w:rsidP="00EE5103">
      <w:pPr>
        <w:spacing w:after="0"/>
      </w:pPr>
      <w:r>
        <w:t>import java.awt.*;</w:t>
      </w:r>
    </w:p>
    <w:p w14:paraId="40FDE330" w14:textId="77777777" w:rsidR="00201CAB" w:rsidRDefault="00201CAB" w:rsidP="00EE5103">
      <w:pPr>
        <w:spacing w:after="0"/>
      </w:pPr>
      <w:r>
        <w:t>import java.awt.event.*;</w:t>
      </w:r>
    </w:p>
    <w:p w14:paraId="67017456" w14:textId="77777777" w:rsidR="00201CAB" w:rsidRDefault="00201CAB" w:rsidP="00EE5103">
      <w:pPr>
        <w:spacing w:after="0"/>
      </w:pPr>
      <w:r>
        <w:t>import java.util.*;</w:t>
      </w:r>
    </w:p>
    <w:p w14:paraId="3DD90785" w14:textId="77777777" w:rsidR="00201CAB" w:rsidRDefault="00201CAB" w:rsidP="00EE5103">
      <w:pPr>
        <w:spacing w:after="0"/>
      </w:pPr>
      <w:r>
        <w:t>import java.text.*;</w:t>
      </w:r>
    </w:p>
    <w:p w14:paraId="4A0251F5" w14:textId="77777777" w:rsidR="00201CAB" w:rsidRDefault="00201CAB" w:rsidP="00EE5103">
      <w:pPr>
        <w:spacing w:after="0"/>
      </w:pPr>
      <w:r>
        <w:t>import java.net.*;</w:t>
      </w:r>
    </w:p>
    <w:p w14:paraId="560EF945" w14:textId="77777777" w:rsidR="00201CAB" w:rsidRDefault="00201CAB" w:rsidP="00EE5103">
      <w:pPr>
        <w:spacing w:after="0"/>
      </w:pPr>
      <w:r>
        <w:t>import java.io.*;</w:t>
      </w:r>
    </w:p>
    <w:p w14:paraId="177DC108" w14:textId="77777777" w:rsidR="00201CAB" w:rsidRDefault="00201CAB" w:rsidP="00EE5103">
      <w:pPr>
        <w:spacing w:after="0"/>
      </w:pPr>
    </w:p>
    <w:p w14:paraId="4E631823" w14:textId="77777777" w:rsidR="00201CAB" w:rsidRDefault="00201CAB" w:rsidP="00EE5103">
      <w:pPr>
        <w:spacing w:after="0"/>
      </w:pPr>
      <w:r>
        <w:t>public class Client implements ActionListener {</w:t>
      </w:r>
    </w:p>
    <w:p w14:paraId="4AA1D473" w14:textId="77777777" w:rsidR="00201CAB" w:rsidRDefault="00201CAB" w:rsidP="00EE5103">
      <w:pPr>
        <w:spacing w:after="0"/>
      </w:pPr>
      <w:r>
        <w:t xml:space="preserve">    </w:t>
      </w:r>
    </w:p>
    <w:p w14:paraId="3D602289" w14:textId="77777777" w:rsidR="00201CAB" w:rsidRDefault="00201CAB" w:rsidP="00EE5103">
      <w:pPr>
        <w:spacing w:after="0"/>
      </w:pPr>
      <w:r>
        <w:t xml:space="preserve">    JTextField text;</w:t>
      </w:r>
    </w:p>
    <w:p w14:paraId="2C19A4AF" w14:textId="77777777" w:rsidR="00201CAB" w:rsidRDefault="00201CAB" w:rsidP="00EE5103">
      <w:pPr>
        <w:spacing w:after="0"/>
      </w:pPr>
      <w:r>
        <w:t xml:space="preserve">    static JPanel a1;</w:t>
      </w:r>
    </w:p>
    <w:p w14:paraId="6ECF88EA" w14:textId="77777777" w:rsidR="00201CAB" w:rsidRDefault="00201CAB" w:rsidP="00EE5103">
      <w:pPr>
        <w:spacing w:after="0"/>
      </w:pPr>
      <w:r>
        <w:t xml:space="preserve">    static Box vertical = Box.createVerticalBox();</w:t>
      </w:r>
    </w:p>
    <w:p w14:paraId="2AC473D1" w14:textId="77777777" w:rsidR="00201CAB" w:rsidRDefault="00201CAB" w:rsidP="00EE5103">
      <w:pPr>
        <w:spacing w:after="0"/>
      </w:pPr>
      <w:r>
        <w:t xml:space="preserve">    </w:t>
      </w:r>
    </w:p>
    <w:p w14:paraId="4D9BE7AD" w14:textId="77777777" w:rsidR="00201CAB" w:rsidRDefault="00201CAB" w:rsidP="00EE5103">
      <w:pPr>
        <w:spacing w:after="0"/>
      </w:pPr>
      <w:r>
        <w:t xml:space="preserve">    static JFrame f = new JFrame();</w:t>
      </w:r>
    </w:p>
    <w:p w14:paraId="7113AE03" w14:textId="77777777" w:rsidR="00201CAB" w:rsidRDefault="00201CAB" w:rsidP="00EE5103">
      <w:pPr>
        <w:spacing w:after="0"/>
      </w:pPr>
      <w:r>
        <w:t xml:space="preserve">    </w:t>
      </w:r>
    </w:p>
    <w:p w14:paraId="1B07A4F3" w14:textId="77777777" w:rsidR="00201CAB" w:rsidRDefault="00201CAB" w:rsidP="00EE5103">
      <w:pPr>
        <w:spacing w:after="0"/>
      </w:pPr>
      <w:r>
        <w:t xml:space="preserve">    static DataOutputStream dout;</w:t>
      </w:r>
    </w:p>
    <w:p w14:paraId="0F4FBB7F" w14:textId="77777777" w:rsidR="00201CAB" w:rsidRDefault="00201CAB" w:rsidP="00EE5103">
      <w:pPr>
        <w:spacing w:after="0"/>
      </w:pPr>
      <w:r>
        <w:t xml:space="preserve">    </w:t>
      </w:r>
    </w:p>
    <w:p w14:paraId="00D8B9FA" w14:textId="77777777" w:rsidR="00201CAB" w:rsidRDefault="00201CAB" w:rsidP="00EE5103">
      <w:pPr>
        <w:spacing w:after="0"/>
      </w:pPr>
      <w:r>
        <w:t xml:space="preserve">    Client() {</w:t>
      </w:r>
    </w:p>
    <w:p w14:paraId="15636033" w14:textId="77777777" w:rsidR="00201CAB" w:rsidRDefault="00201CAB" w:rsidP="00EE5103">
      <w:pPr>
        <w:spacing w:after="0"/>
      </w:pPr>
      <w:r>
        <w:t xml:space="preserve">        </w:t>
      </w:r>
    </w:p>
    <w:p w14:paraId="206E36BC" w14:textId="77777777" w:rsidR="00201CAB" w:rsidRDefault="00201CAB" w:rsidP="00EE5103">
      <w:pPr>
        <w:spacing w:after="0"/>
      </w:pPr>
      <w:r>
        <w:t xml:space="preserve">        f.setLayout(null);</w:t>
      </w:r>
    </w:p>
    <w:p w14:paraId="3F367DBC" w14:textId="77777777" w:rsidR="00201CAB" w:rsidRDefault="00201CAB" w:rsidP="00EE5103">
      <w:pPr>
        <w:spacing w:after="0"/>
      </w:pPr>
      <w:r>
        <w:t xml:space="preserve">        </w:t>
      </w:r>
    </w:p>
    <w:p w14:paraId="288276AB" w14:textId="77777777" w:rsidR="00201CAB" w:rsidRDefault="00201CAB" w:rsidP="00EE5103">
      <w:pPr>
        <w:spacing w:after="0"/>
      </w:pPr>
      <w:r>
        <w:t xml:space="preserve">        JPanel p1 = new JPanel();</w:t>
      </w:r>
    </w:p>
    <w:p w14:paraId="300F465A" w14:textId="77777777" w:rsidR="00201CAB" w:rsidRDefault="00201CAB" w:rsidP="00EE5103">
      <w:pPr>
        <w:spacing w:after="0"/>
      </w:pPr>
      <w:r>
        <w:t xml:space="preserve">        p1.setBackground(new Color(7, 94, 84));</w:t>
      </w:r>
    </w:p>
    <w:p w14:paraId="550AC86E" w14:textId="77777777" w:rsidR="00201CAB" w:rsidRDefault="00201CAB" w:rsidP="00EE5103">
      <w:pPr>
        <w:spacing w:after="0"/>
      </w:pPr>
      <w:r>
        <w:t xml:space="preserve">        p1.setBounds(0, 0, 450, 70);</w:t>
      </w:r>
    </w:p>
    <w:p w14:paraId="19B806B8" w14:textId="77777777" w:rsidR="00201CAB" w:rsidRDefault="00201CAB" w:rsidP="00EE5103">
      <w:pPr>
        <w:spacing w:after="0"/>
      </w:pPr>
      <w:r>
        <w:t xml:space="preserve">        p1.setLayout(null);</w:t>
      </w:r>
    </w:p>
    <w:p w14:paraId="43E683C1" w14:textId="77777777" w:rsidR="00201CAB" w:rsidRDefault="00201CAB" w:rsidP="00EE5103">
      <w:pPr>
        <w:spacing w:after="0"/>
      </w:pPr>
      <w:r>
        <w:t xml:space="preserve">        f.add(p1);</w:t>
      </w:r>
    </w:p>
    <w:p w14:paraId="7D5964D1" w14:textId="77777777" w:rsidR="00201CAB" w:rsidRDefault="00201CAB" w:rsidP="00EE5103">
      <w:pPr>
        <w:spacing w:after="0"/>
      </w:pPr>
      <w:r>
        <w:t xml:space="preserve">        </w:t>
      </w:r>
    </w:p>
    <w:p w14:paraId="697DA0BB" w14:textId="77777777" w:rsidR="00201CAB" w:rsidRDefault="00201CAB" w:rsidP="00EE5103">
      <w:pPr>
        <w:spacing w:after="0"/>
      </w:pPr>
      <w:r>
        <w:t xml:space="preserve">        ImageIcon i1 = new ImageIcon(ClassLoader.getSystemResource("icons/3.png"));</w:t>
      </w:r>
    </w:p>
    <w:p w14:paraId="138C1B0D" w14:textId="77777777" w:rsidR="00201CAB" w:rsidRDefault="00201CAB" w:rsidP="00EE5103">
      <w:pPr>
        <w:spacing w:after="0"/>
      </w:pPr>
      <w:r>
        <w:t xml:space="preserve">        Image i2 = i1.getImage().getScaledInstance(25, 25, Image.SCALE_DEFAULT);</w:t>
      </w:r>
    </w:p>
    <w:p w14:paraId="00F67188" w14:textId="77777777" w:rsidR="00201CAB" w:rsidRDefault="00201CAB" w:rsidP="00EE5103">
      <w:pPr>
        <w:spacing w:after="0"/>
      </w:pPr>
      <w:r>
        <w:t xml:space="preserve">        ImageIcon i3 = new ImageIcon(i2);</w:t>
      </w:r>
    </w:p>
    <w:p w14:paraId="096E1D8A" w14:textId="77777777" w:rsidR="00201CAB" w:rsidRDefault="00201CAB" w:rsidP="00EE5103">
      <w:pPr>
        <w:spacing w:after="0"/>
      </w:pPr>
      <w:r>
        <w:t xml:space="preserve">        JLabel back = new JLabel(i3);</w:t>
      </w:r>
    </w:p>
    <w:p w14:paraId="606FF446" w14:textId="77777777" w:rsidR="00201CAB" w:rsidRDefault="00201CAB" w:rsidP="00EE5103">
      <w:pPr>
        <w:spacing w:after="0"/>
      </w:pPr>
      <w:r>
        <w:lastRenderedPageBreak/>
        <w:t xml:space="preserve">        back.setBounds(5, 20, 25, 25);</w:t>
      </w:r>
    </w:p>
    <w:p w14:paraId="41FB0F2A" w14:textId="77777777" w:rsidR="00201CAB" w:rsidRDefault="00201CAB" w:rsidP="00EE5103">
      <w:pPr>
        <w:spacing w:after="0"/>
      </w:pPr>
      <w:r>
        <w:t xml:space="preserve">        p1.add(back);</w:t>
      </w:r>
    </w:p>
    <w:p w14:paraId="57818570" w14:textId="77777777" w:rsidR="00201CAB" w:rsidRDefault="00201CAB" w:rsidP="00EE5103">
      <w:pPr>
        <w:spacing w:after="0"/>
      </w:pPr>
      <w:r>
        <w:t xml:space="preserve">        </w:t>
      </w:r>
    </w:p>
    <w:p w14:paraId="1EE908F5" w14:textId="77777777" w:rsidR="00201CAB" w:rsidRDefault="00201CAB" w:rsidP="00EE5103">
      <w:pPr>
        <w:spacing w:after="0"/>
      </w:pPr>
      <w:r>
        <w:t xml:space="preserve">        back.addMouseListener(new MouseAdapter() {</w:t>
      </w:r>
    </w:p>
    <w:p w14:paraId="6D096EBA" w14:textId="77777777" w:rsidR="00201CAB" w:rsidRDefault="00201CAB" w:rsidP="00EE5103">
      <w:pPr>
        <w:spacing w:after="0"/>
      </w:pPr>
      <w:r>
        <w:t xml:space="preserve">            public void mouseClicked(MouseEvent ae) {</w:t>
      </w:r>
    </w:p>
    <w:p w14:paraId="1DE9B99A" w14:textId="77777777" w:rsidR="00201CAB" w:rsidRDefault="00201CAB" w:rsidP="00EE5103">
      <w:pPr>
        <w:spacing w:after="0"/>
      </w:pPr>
      <w:r>
        <w:t xml:space="preserve">                System.exit(0);</w:t>
      </w:r>
    </w:p>
    <w:p w14:paraId="2A820F4E" w14:textId="77777777" w:rsidR="00201CAB" w:rsidRDefault="00201CAB" w:rsidP="00EE5103">
      <w:pPr>
        <w:spacing w:after="0"/>
      </w:pPr>
      <w:r>
        <w:t xml:space="preserve">            }</w:t>
      </w:r>
    </w:p>
    <w:p w14:paraId="5A91EC51" w14:textId="77777777" w:rsidR="00201CAB" w:rsidRDefault="00201CAB" w:rsidP="00EE5103">
      <w:pPr>
        <w:spacing w:after="0"/>
      </w:pPr>
      <w:r>
        <w:t xml:space="preserve">        });</w:t>
      </w:r>
    </w:p>
    <w:p w14:paraId="2B23B61F" w14:textId="77777777" w:rsidR="00201CAB" w:rsidRDefault="00201CAB" w:rsidP="00EE5103">
      <w:pPr>
        <w:spacing w:after="0"/>
      </w:pPr>
      <w:r>
        <w:t xml:space="preserve">        </w:t>
      </w:r>
    </w:p>
    <w:p w14:paraId="140E7CCF" w14:textId="77777777" w:rsidR="00201CAB" w:rsidRDefault="00201CAB" w:rsidP="00EE5103">
      <w:pPr>
        <w:spacing w:after="0"/>
      </w:pPr>
      <w:r>
        <w:t xml:space="preserve">        ImageIcon i4 = new ImageIcon(ClassLoader.getSystemResource("icons/1.jpeg"));</w:t>
      </w:r>
    </w:p>
    <w:p w14:paraId="0AD6D7DC" w14:textId="77777777" w:rsidR="00201CAB" w:rsidRDefault="00201CAB" w:rsidP="00EE5103">
      <w:pPr>
        <w:spacing w:after="0"/>
      </w:pPr>
      <w:r>
        <w:t xml:space="preserve">        Image i5 = i4.getImage().getScaledInstance(50, 50, Image.SCALE_DEFAULT);</w:t>
      </w:r>
    </w:p>
    <w:p w14:paraId="6F23D169" w14:textId="77777777" w:rsidR="00201CAB" w:rsidRDefault="00201CAB" w:rsidP="00EE5103">
      <w:pPr>
        <w:spacing w:after="0"/>
      </w:pPr>
      <w:r>
        <w:t xml:space="preserve">        ImageIcon i6 = new ImageIcon(i5);</w:t>
      </w:r>
    </w:p>
    <w:p w14:paraId="4C2595B7" w14:textId="77777777" w:rsidR="00201CAB" w:rsidRDefault="00201CAB" w:rsidP="00EE5103">
      <w:pPr>
        <w:spacing w:after="0"/>
      </w:pPr>
      <w:r>
        <w:t xml:space="preserve">        JLabel profile = new JLabel(i6);</w:t>
      </w:r>
    </w:p>
    <w:p w14:paraId="58ED6EF6" w14:textId="77777777" w:rsidR="00201CAB" w:rsidRDefault="00201CAB" w:rsidP="00EE5103">
      <w:pPr>
        <w:spacing w:after="0"/>
      </w:pPr>
      <w:r>
        <w:t xml:space="preserve">        profile.setBounds(40, 10, 50, 50);</w:t>
      </w:r>
    </w:p>
    <w:p w14:paraId="27C6B945" w14:textId="77777777" w:rsidR="00201CAB" w:rsidRDefault="00201CAB" w:rsidP="00EE5103">
      <w:pPr>
        <w:spacing w:after="0"/>
      </w:pPr>
      <w:r>
        <w:t xml:space="preserve">        p1.add(profile);</w:t>
      </w:r>
    </w:p>
    <w:p w14:paraId="0DBE671C" w14:textId="77777777" w:rsidR="00201CAB" w:rsidRDefault="00201CAB" w:rsidP="00EE5103">
      <w:pPr>
        <w:spacing w:after="0"/>
      </w:pPr>
      <w:r>
        <w:t xml:space="preserve">        </w:t>
      </w:r>
    </w:p>
    <w:p w14:paraId="5C8644E2" w14:textId="77777777" w:rsidR="00201CAB" w:rsidRDefault="00201CAB" w:rsidP="00EE5103">
      <w:pPr>
        <w:spacing w:after="0"/>
      </w:pPr>
      <w:r>
        <w:t xml:space="preserve">        ImageIcon i7 = new ImageIcon(ClassLoader.getSystemResource("icons/video.png"));</w:t>
      </w:r>
    </w:p>
    <w:p w14:paraId="260D7648" w14:textId="77777777" w:rsidR="00201CAB" w:rsidRDefault="00201CAB" w:rsidP="00EE5103">
      <w:pPr>
        <w:spacing w:after="0"/>
      </w:pPr>
      <w:r>
        <w:t xml:space="preserve">        Image i8 = i7.getImage().getScaledInstance(30, 30, Image.SCALE_DEFAULT);</w:t>
      </w:r>
    </w:p>
    <w:p w14:paraId="6D7F7C60" w14:textId="77777777" w:rsidR="00201CAB" w:rsidRDefault="00201CAB" w:rsidP="00EE5103">
      <w:pPr>
        <w:spacing w:after="0"/>
      </w:pPr>
      <w:r>
        <w:t xml:space="preserve">        ImageIcon i9 = new ImageIcon(i8);</w:t>
      </w:r>
    </w:p>
    <w:p w14:paraId="4ED34F02" w14:textId="77777777" w:rsidR="00201CAB" w:rsidRDefault="00201CAB" w:rsidP="00EE5103">
      <w:pPr>
        <w:spacing w:after="0"/>
      </w:pPr>
      <w:r>
        <w:t xml:space="preserve">        JLabel video = new JLabel(i9);</w:t>
      </w:r>
    </w:p>
    <w:p w14:paraId="1B8ADB5E" w14:textId="77777777" w:rsidR="00201CAB" w:rsidRDefault="00201CAB" w:rsidP="00EE5103">
      <w:pPr>
        <w:spacing w:after="0"/>
      </w:pPr>
      <w:r>
        <w:t xml:space="preserve">        video.setBounds(300, 20, 30, 30);</w:t>
      </w:r>
    </w:p>
    <w:p w14:paraId="390E5E3F" w14:textId="77777777" w:rsidR="00201CAB" w:rsidRDefault="00201CAB" w:rsidP="00EE5103">
      <w:pPr>
        <w:spacing w:after="0"/>
      </w:pPr>
      <w:r>
        <w:t xml:space="preserve">        p1.add(video);</w:t>
      </w:r>
    </w:p>
    <w:p w14:paraId="77425A18" w14:textId="77777777" w:rsidR="00201CAB" w:rsidRDefault="00201CAB" w:rsidP="00EE5103">
      <w:pPr>
        <w:spacing w:after="0"/>
      </w:pPr>
      <w:r>
        <w:t xml:space="preserve">        </w:t>
      </w:r>
    </w:p>
    <w:p w14:paraId="4787484C" w14:textId="77777777" w:rsidR="00201CAB" w:rsidRDefault="00201CAB" w:rsidP="00EE5103">
      <w:pPr>
        <w:spacing w:after="0"/>
      </w:pPr>
      <w:r>
        <w:t xml:space="preserve">        ImageIcon i10 = new ImageIcon(ClassLoader.getSystemResource("icons/phone.png"));</w:t>
      </w:r>
    </w:p>
    <w:p w14:paraId="2BED75EF" w14:textId="77777777" w:rsidR="00201CAB" w:rsidRDefault="00201CAB" w:rsidP="00EE5103">
      <w:pPr>
        <w:spacing w:after="0"/>
      </w:pPr>
      <w:r>
        <w:t xml:space="preserve">        Image i11 = i10.getImage().getScaledInstance(35, 30, Image.SCALE_DEFAULT);</w:t>
      </w:r>
    </w:p>
    <w:p w14:paraId="4FD221FF" w14:textId="77777777" w:rsidR="00201CAB" w:rsidRDefault="00201CAB" w:rsidP="00EE5103">
      <w:pPr>
        <w:spacing w:after="0"/>
      </w:pPr>
      <w:r>
        <w:t xml:space="preserve">        ImageIcon i12 = new ImageIcon(i11);</w:t>
      </w:r>
    </w:p>
    <w:p w14:paraId="4B6F1B1D" w14:textId="77777777" w:rsidR="00201CAB" w:rsidRDefault="00201CAB" w:rsidP="00EE5103">
      <w:pPr>
        <w:spacing w:after="0"/>
      </w:pPr>
      <w:r>
        <w:t xml:space="preserve">        JLabel phone = new JLabel(i12);</w:t>
      </w:r>
    </w:p>
    <w:p w14:paraId="006FFB76" w14:textId="77777777" w:rsidR="00201CAB" w:rsidRDefault="00201CAB" w:rsidP="00EE5103">
      <w:pPr>
        <w:spacing w:after="0"/>
      </w:pPr>
      <w:r>
        <w:t xml:space="preserve">        phone.setBounds(360, 20, 35, 30);</w:t>
      </w:r>
    </w:p>
    <w:p w14:paraId="630E7BC3" w14:textId="77777777" w:rsidR="00201CAB" w:rsidRDefault="00201CAB" w:rsidP="00EE5103">
      <w:pPr>
        <w:spacing w:after="0"/>
      </w:pPr>
      <w:r>
        <w:t xml:space="preserve">        p1.add(phone);</w:t>
      </w:r>
    </w:p>
    <w:p w14:paraId="3DAED3E3" w14:textId="77777777" w:rsidR="00201CAB" w:rsidRDefault="00201CAB" w:rsidP="00EE5103">
      <w:pPr>
        <w:spacing w:after="0"/>
      </w:pPr>
      <w:r>
        <w:t xml:space="preserve">        </w:t>
      </w:r>
    </w:p>
    <w:p w14:paraId="77038DEB" w14:textId="77777777" w:rsidR="00201CAB" w:rsidRDefault="00201CAB" w:rsidP="00EE5103">
      <w:pPr>
        <w:spacing w:after="0"/>
      </w:pPr>
      <w:r>
        <w:t xml:space="preserve">        ImageIcon i13 = new ImageIcon(ClassLoader.getSystemResource("icons/3icon.png"));</w:t>
      </w:r>
    </w:p>
    <w:p w14:paraId="5E686422" w14:textId="77777777" w:rsidR="00201CAB" w:rsidRDefault="00201CAB" w:rsidP="00EE5103">
      <w:pPr>
        <w:spacing w:after="0"/>
      </w:pPr>
      <w:r>
        <w:t xml:space="preserve">        Image i14 = i13.getImage().getScaledInstance(10, 25, Image.SCALE_DEFAULT);</w:t>
      </w:r>
    </w:p>
    <w:p w14:paraId="65D65E9D" w14:textId="77777777" w:rsidR="00201CAB" w:rsidRDefault="00201CAB" w:rsidP="00EE5103">
      <w:pPr>
        <w:spacing w:after="0"/>
      </w:pPr>
      <w:r>
        <w:t xml:space="preserve">        ImageIcon i15 = new ImageIcon(i14);</w:t>
      </w:r>
    </w:p>
    <w:p w14:paraId="6BF8AD4F" w14:textId="77777777" w:rsidR="00201CAB" w:rsidRDefault="00201CAB" w:rsidP="00EE5103">
      <w:pPr>
        <w:spacing w:after="0"/>
      </w:pPr>
      <w:r>
        <w:t xml:space="preserve">        JLabel morevert = new JLabel(i15);</w:t>
      </w:r>
    </w:p>
    <w:p w14:paraId="3E1DAEB4" w14:textId="77777777" w:rsidR="00201CAB" w:rsidRDefault="00201CAB" w:rsidP="00EE5103">
      <w:pPr>
        <w:spacing w:after="0"/>
      </w:pPr>
      <w:r>
        <w:t xml:space="preserve">        morevert.setBounds(420, 20, 10, 25);</w:t>
      </w:r>
    </w:p>
    <w:p w14:paraId="13C404BD" w14:textId="77777777" w:rsidR="00201CAB" w:rsidRDefault="00201CAB" w:rsidP="00EE5103">
      <w:pPr>
        <w:spacing w:after="0"/>
      </w:pPr>
      <w:r>
        <w:t xml:space="preserve">        p1.add(morevert);</w:t>
      </w:r>
    </w:p>
    <w:p w14:paraId="61F675DD" w14:textId="77777777" w:rsidR="00201CAB" w:rsidRDefault="00201CAB" w:rsidP="00EE5103">
      <w:pPr>
        <w:spacing w:after="0"/>
      </w:pPr>
      <w:r>
        <w:t xml:space="preserve">            //NAme</w:t>
      </w:r>
    </w:p>
    <w:p w14:paraId="471489C2" w14:textId="77777777" w:rsidR="00201CAB" w:rsidRDefault="00201CAB" w:rsidP="00EE5103">
      <w:pPr>
        <w:spacing w:after="0"/>
      </w:pPr>
      <w:r>
        <w:t xml:space="preserve">        JLabel name = new JLabel("Nitesh");</w:t>
      </w:r>
    </w:p>
    <w:p w14:paraId="79F5B595" w14:textId="77777777" w:rsidR="00201CAB" w:rsidRDefault="00201CAB" w:rsidP="00EE5103">
      <w:pPr>
        <w:spacing w:after="0"/>
      </w:pPr>
      <w:r>
        <w:t xml:space="preserve">        name.setBounds(110, 15, 100, 18);</w:t>
      </w:r>
    </w:p>
    <w:p w14:paraId="62441AB9" w14:textId="77777777" w:rsidR="00201CAB" w:rsidRDefault="00201CAB" w:rsidP="00EE5103">
      <w:pPr>
        <w:spacing w:after="0"/>
      </w:pPr>
      <w:r>
        <w:t xml:space="preserve">        name.setForeground(Color.WHITE);</w:t>
      </w:r>
    </w:p>
    <w:p w14:paraId="69C22650" w14:textId="77777777" w:rsidR="00201CAB" w:rsidRDefault="00201CAB" w:rsidP="00EE5103">
      <w:pPr>
        <w:spacing w:after="0"/>
      </w:pPr>
      <w:r>
        <w:t xml:space="preserve">        name.setFont(new Font("SAN_SERIF", Font.BOLD, 18));</w:t>
      </w:r>
    </w:p>
    <w:p w14:paraId="5844B59C" w14:textId="77777777" w:rsidR="00201CAB" w:rsidRDefault="00201CAB" w:rsidP="00EE5103">
      <w:pPr>
        <w:spacing w:after="0"/>
      </w:pPr>
      <w:r>
        <w:t xml:space="preserve">        p1.add(name);</w:t>
      </w:r>
    </w:p>
    <w:p w14:paraId="5EF806C0" w14:textId="77777777" w:rsidR="00201CAB" w:rsidRDefault="00201CAB" w:rsidP="00EE5103">
      <w:pPr>
        <w:spacing w:after="0"/>
      </w:pPr>
      <w:r>
        <w:t xml:space="preserve">        </w:t>
      </w:r>
    </w:p>
    <w:p w14:paraId="6C27CEDC" w14:textId="77777777" w:rsidR="00201CAB" w:rsidRDefault="00201CAB" w:rsidP="00EE5103">
      <w:pPr>
        <w:spacing w:after="0"/>
      </w:pPr>
      <w:r>
        <w:t xml:space="preserve">        JLabel status = new JLabel("Active Now");</w:t>
      </w:r>
    </w:p>
    <w:p w14:paraId="4E37C954" w14:textId="77777777" w:rsidR="00201CAB" w:rsidRDefault="00201CAB" w:rsidP="00EE5103">
      <w:pPr>
        <w:spacing w:after="0"/>
      </w:pPr>
      <w:r>
        <w:t xml:space="preserve">        status.setBounds(110, 35, 100, 18);</w:t>
      </w:r>
    </w:p>
    <w:p w14:paraId="4D337BA6" w14:textId="77777777" w:rsidR="00201CAB" w:rsidRDefault="00201CAB" w:rsidP="00EE5103">
      <w:pPr>
        <w:spacing w:after="0"/>
      </w:pPr>
      <w:r>
        <w:lastRenderedPageBreak/>
        <w:t xml:space="preserve">        status.setForeground(Color.WHITE);</w:t>
      </w:r>
    </w:p>
    <w:p w14:paraId="4B1B6ADE" w14:textId="77777777" w:rsidR="00201CAB" w:rsidRDefault="00201CAB" w:rsidP="00EE5103">
      <w:pPr>
        <w:spacing w:after="0"/>
      </w:pPr>
      <w:r>
        <w:t xml:space="preserve">        status.setFont(new Font("SAN_SERIF", Font.BOLD, 14));</w:t>
      </w:r>
    </w:p>
    <w:p w14:paraId="75DF9F23" w14:textId="77777777" w:rsidR="00201CAB" w:rsidRDefault="00201CAB" w:rsidP="00EE5103">
      <w:pPr>
        <w:spacing w:after="0"/>
      </w:pPr>
      <w:r>
        <w:t xml:space="preserve">        p1.add(status);</w:t>
      </w:r>
    </w:p>
    <w:p w14:paraId="1EE8EF6A" w14:textId="77777777" w:rsidR="00201CAB" w:rsidRDefault="00201CAB" w:rsidP="00EE5103">
      <w:pPr>
        <w:spacing w:after="0"/>
      </w:pPr>
      <w:r>
        <w:t xml:space="preserve">        </w:t>
      </w:r>
    </w:p>
    <w:p w14:paraId="693565FC" w14:textId="77777777" w:rsidR="00201CAB" w:rsidRDefault="00201CAB" w:rsidP="00EE5103">
      <w:pPr>
        <w:spacing w:after="0"/>
      </w:pPr>
      <w:r>
        <w:t xml:space="preserve">        a1 = new JPanel();</w:t>
      </w:r>
    </w:p>
    <w:p w14:paraId="40966264" w14:textId="77777777" w:rsidR="00201CAB" w:rsidRDefault="00201CAB" w:rsidP="00EE5103">
      <w:pPr>
        <w:spacing w:after="0"/>
      </w:pPr>
      <w:r>
        <w:t xml:space="preserve">        a1.setBounds(5, 75, 440, 570);</w:t>
      </w:r>
    </w:p>
    <w:p w14:paraId="64497B1B" w14:textId="77777777" w:rsidR="00201CAB" w:rsidRDefault="00201CAB" w:rsidP="00EE5103">
      <w:pPr>
        <w:spacing w:after="0"/>
      </w:pPr>
      <w:r>
        <w:t xml:space="preserve">        f.add(a1);</w:t>
      </w:r>
    </w:p>
    <w:p w14:paraId="7204A069" w14:textId="77777777" w:rsidR="00201CAB" w:rsidRDefault="00201CAB" w:rsidP="00EE5103">
      <w:pPr>
        <w:spacing w:after="0"/>
      </w:pPr>
      <w:r>
        <w:t xml:space="preserve">        </w:t>
      </w:r>
    </w:p>
    <w:p w14:paraId="368AC1AC" w14:textId="77777777" w:rsidR="00201CAB" w:rsidRDefault="00201CAB" w:rsidP="00EE5103">
      <w:pPr>
        <w:spacing w:after="0"/>
      </w:pPr>
      <w:r>
        <w:t xml:space="preserve">        text = new JTextField();</w:t>
      </w:r>
    </w:p>
    <w:p w14:paraId="0434C21F" w14:textId="77777777" w:rsidR="00201CAB" w:rsidRDefault="00201CAB" w:rsidP="00EE5103">
      <w:pPr>
        <w:spacing w:after="0"/>
      </w:pPr>
      <w:r>
        <w:t xml:space="preserve">        text.setBounds(5, 655, 310, 40);</w:t>
      </w:r>
    </w:p>
    <w:p w14:paraId="7707E28B" w14:textId="77777777" w:rsidR="00201CAB" w:rsidRDefault="00201CAB" w:rsidP="00EE5103">
      <w:pPr>
        <w:spacing w:after="0"/>
      </w:pPr>
      <w:r>
        <w:t xml:space="preserve">        text.setFont(new Font("SAN_SERIF", Font.PLAIN, 16));</w:t>
      </w:r>
    </w:p>
    <w:p w14:paraId="048AF30C" w14:textId="77777777" w:rsidR="00201CAB" w:rsidRDefault="00201CAB" w:rsidP="00EE5103">
      <w:pPr>
        <w:spacing w:after="0"/>
      </w:pPr>
      <w:r>
        <w:t xml:space="preserve">        f.add(text);</w:t>
      </w:r>
    </w:p>
    <w:p w14:paraId="619AD346" w14:textId="77777777" w:rsidR="00201CAB" w:rsidRDefault="00201CAB" w:rsidP="00EE5103">
      <w:pPr>
        <w:spacing w:after="0"/>
      </w:pPr>
      <w:r>
        <w:t xml:space="preserve">        </w:t>
      </w:r>
    </w:p>
    <w:p w14:paraId="0BA7FBF3" w14:textId="77777777" w:rsidR="00201CAB" w:rsidRDefault="00201CAB" w:rsidP="00EE5103">
      <w:pPr>
        <w:spacing w:after="0"/>
      </w:pPr>
      <w:r>
        <w:t xml:space="preserve">        JButton send = new JButton("Send");</w:t>
      </w:r>
    </w:p>
    <w:p w14:paraId="467952BF" w14:textId="77777777" w:rsidR="00201CAB" w:rsidRDefault="00201CAB" w:rsidP="00EE5103">
      <w:pPr>
        <w:spacing w:after="0"/>
      </w:pPr>
      <w:r>
        <w:t xml:space="preserve">        send.setBounds(320, 655, 123, 40);</w:t>
      </w:r>
    </w:p>
    <w:p w14:paraId="37684F71" w14:textId="77777777" w:rsidR="00201CAB" w:rsidRDefault="00201CAB" w:rsidP="00EE5103">
      <w:pPr>
        <w:spacing w:after="0"/>
      </w:pPr>
      <w:r>
        <w:t xml:space="preserve">        send.setBackground(new Color(7, 94, 84));</w:t>
      </w:r>
    </w:p>
    <w:p w14:paraId="37BC64AA" w14:textId="77777777" w:rsidR="00201CAB" w:rsidRDefault="00201CAB" w:rsidP="00EE5103">
      <w:pPr>
        <w:spacing w:after="0"/>
      </w:pPr>
      <w:r>
        <w:t xml:space="preserve">        send.setForeground(Color.WHITE);</w:t>
      </w:r>
    </w:p>
    <w:p w14:paraId="516E9397" w14:textId="77777777" w:rsidR="00201CAB" w:rsidRDefault="00201CAB" w:rsidP="00EE5103">
      <w:pPr>
        <w:spacing w:after="0"/>
      </w:pPr>
      <w:r>
        <w:t xml:space="preserve">        send.addActionListener(this);</w:t>
      </w:r>
    </w:p>
    <w:p w14:paraId="1A20ECC9" w14:textId="77777777" w:rsidR="00201CAB" w:rsidRDefault="00201CAB" w:rsidP="00EE5103">
      <w:pPr>
        <w:spacing w:after="0"/>
      </w:pPr>
      <w:r>
        <w:t xml:space="preserve">        send.setFont(new Font("SAN_SERIF", Font.PLAIN, 16));</w:t>
      </w:r>
    </w:p>
    <w:p w14:paraId="7C28A831" w14:textId="77777777" w:rsidR="00201CAB" w:rsidRDefault="00201CAB" w:rsidP="00EE5103">
      <w:pPr>
        <w:spacing w:after="0"/>
      </w:pPr>
      <w:r>
        <w:t xml:space="preserve">        f.add(send);</w:t>
      </w:r>
    </w:p>
    <w:p w14:paraId="3EC96373" w14:textId="77777777" w:rsidR="00201CAB" w:rsidRDefault="00201CAB" w:rsidP="00EE5103">
      <w:pPr>
        <w:spacing w:after="0"/>
      </w:pPr>
      <w:r>
        <w:t xml:space="preserve">        </w:t>
      </w:r>
    </w:p>
    <w:p w14:paraId="4EF91229" w14:textId="77777777" w:rsidR="00201CAB" w:rsidRDefault="00201CAB" w:rsidP="00EE5103">
      <w:pPr>
        <w:spacing w:after="0"/>
      </w:pPr>
      <w:r>
        <w:t xml:space="preserve">        f.setSize(450, 700);</w:t>
      </w:r>
    </w:p>
    <w:p w14:paraId="443A9180" w14:textId="77777777" w:rsidR="00201CAB" w:rsidRDefault="00201CAB" w:rsidP="00EE5103">
      <w:pPr>
        <w:spacing w:after="0"/>
      </w:pPr>
      <w:r>
        <w:t xml:space="preserve">        f.setLocation(800, 50);</w:t>
      </w:r>
    </w:p>
    <w:p w14:paraId="15ECB6D7" w14:textId="77777777" w:rsidR="00201CAB" w:rsidRDefault="00201CAB" w:rsidP="00EE5103">
      <w:pPr>
        <w:spacing w:after="0"/>
      </w:pPr>
      <w:r>
        <w:t xml:space="preserve">        f.setUndecorated(true);</w:t>
      </w:r>
    </w:p>
    <w:p w14:paraId="352F19B1" w14:textId="77777777" w:rsidR="00201CAB" w:rsidRDefault="00201CAB" w:rsidP="00EE5103">
      <w:pPr>
        <w:spacing w:after="0"/>
      </w:pPr>
      <w:r>
        <w:t xml:space="preserve">        f.getContentPane().setBackground(Color.WHITE);</w:t>
      </w:r>
    </w:p>
    <w:p w14:paraId="6AF96EFE" w14:textId="77777777" w:rsidR="00201CAB" w:rsidRDefault="00201CAB" w:rsidP="00EE5103">
      <w:pPr>
        <w:spacing w:after="0"/>
      </w:pPr>
      <w:r>
        <w:t xml:space="preserve">        </w:t>
      </w:r>
    </w:p>
    <w:p w14:paraId="7E24025A" w14:textId="77777777" w:rsidR="00201CAB" w:rsidRDefault="00201CAB" w:rsidP="00EE5103">
      <w:pPr>
        <w:spacing w:after="0"/>
      </w:pPr>
      <w:r>
        <w:t xml:space="preserve">        f.setVisible(true);</w:t>
      </w:r>
    </w:p>
    <w:p w14:paraId="467B2F1B" w14:textId="77777777" w:rsidR="00201CAB" w:rsidRDefault="00201CAB" w:rsidP="00EE5103">
      <w:pPr>
        <w:spacing w:after="0"/>
      </w:pPr>
      <w:r>
        <w:t xml:space="preserve">    }</w:t>
      </w:r>
    </w:p>
    <w:p w14:paraId="7ECAF4BF" w14:textId="77777777" w:rsidR="00201CAB" w:rsidRDefault="00201CAB" w:rsidP="00EE5103">
      <w:pPr>
        <w:spacing w:after="0"/>
      </w:pPr>
      <w:r>
        <w:t xml:space="preserve">    </w:t>
      </w:r>
    </w:p>
    <w:p w14:paraId="4B1C50B3" w14:textId="77777777" w:rsidR="00201CAB" w:rsidRDefault="00201CAB" w:rsidP="00EE5103">
      <w:pPr>
        <w:spacing w:after="0"/>
      </w:pPr>
      <w:r>
        <w:t xml:space="preserve">    public void actionPerformed(ActionEvent ae) {</w:t>
      </w:r>
    </w:p>
    <w:p w14:paraId="1850D30C" w14:textId="77777777" w:rsidR="00201CAB" w:rsidRDefault="00201CAB" w:rsidP="00EE5103">
      <w:pPr>
        <w:spacing w:after="0"/>
      </w:pPr>
      <w:r>
        <w:t xml:space="preserve">        try {</w:t>
      </w:r>
    </w:p>
    <w:p w14:paraId="6FBD3C0A" w14:textId="77777777" w:rsidR="00201CAB" w:rsidRDefault="00201CAB" w:rsidP="00EE5103">
      <w:pPr>
        <w:spacing w:after="0"/>
      </w:pPr>
      <w:r>
        <w:t xml:space="preserve">            String out = text.getText();</w:t>
      </w:r>
    </w:p>
    <w:p w14:paraId="49B52CD1" w14:textId="77777777" w:rsidR="00201CAB" w:rsidRDefault="00201CAB" w:rsidP="00EE5103">
      <w:pPr>
        <w:spacing w:after="0"/>
      </w:pPr>
    </w:p>
    <w:p w14:paraId="46851808" w14:textId="77777777" w:rsidR="00201CAB" w:rsidRDefault="00201CAB" w:rsidP="00EE5103">
      <w:pPr>
        <w:spacing w:after="0"/>
      </w:pPr>
      <w:r>
        <w:t xml:space="preserve">            JPanel p2 = formatLabel(out);</w:t>
      </w:r>
    </w:p>
    <w:p w14:paraId="7AF7B708" w14:textId="77777777" w:rsidR="00201CAB" w:rsidRDefault="00201CAB" w:rsidP="00EE5103">
      <w:pPr>
        <w:spacing w:after="0"/>
      </w:pPr>
    </w:p>
    <w:p w14:paraId="0C359CBB" w14:textId="77777777" w:rsidR="00201CAB" w:rsidRDefault="00201CAB" w:rsidP="00EE5103">
      <w:pPr>
        <w:spacing w:after="0"/>
      </w:pPr>
      <w:r>
        <w:t xml:space="preserve">            a1.setLayout(new BorderLayout());</w:t>
      </w:r>
    </w:p>
    <w:p w14:paraId="7FCA57EB" w14:textId="77777777" w:rsidR="00201CAB" w:rsidRDefault="00201CAB" w:rsidP="00EE5103">
      <w:pPr>
        <w:spacing w:after="0"/>
      </w:pPr>
    </w:p>
    <w:p w14:paraId="109BD619" w14:textId="77777777" w:rsidR="00201CAB" w:rsidRDefault="00201CAB" w:rsidP="00EE5103">
      <w:pPr>
        <w:spacing w:after="0"/>
      </w:pPr>
      <w:r>
        <w:t xml:space="preserve">            JPanel right = new JPanel(new BorderLayout());</w:t>
      </w:r>
    </w:p>
    <w:p w14:paraId="45713D25" w14:textId="77777777" w:rsidR="00201CAB" w:rsidRDefault="00201CAB" w:rsidP="00EE5103">
      <w:pPr>
        <w:spacing w:after="0"/>
      </w:pPr>
      <w:r>
        <w:t xml:space="preserve">            right.add(p2, BorderLayout.LINE_END);</w:t>
      </w:r>
    </w:p>
    <w:p w14:paraId="244399E5" w14:textId="77777777" w:rsidR="00201CAB" w:rsidRDefault="00201CAB" w:rsidP="00EE5103">
      <w:pPr>
        <w:spacing w:after="0"/>
      </w:pPr>
      <w:r>
        <w:t xml:space="preserve">            vertical.add(right);</w:t>
      </w:r>
    </w:p>
    <w:p w14:paraId="5073BDC8" w14:textId="77777777" w:rsidR="00201CAB" w:rsidRDefault="00201CAB" w:rsidP="00EE5103">
      <w:pPr>
        <w:spacing w:after="0"/>
      </w:pPr>
      <w:r>
        <w:t xml:space="preserve">            vertical.add(Box.createVerticalStrut(15));</w:t>
      </w:r>
    </w:p>
    <w:p w14:paraId="03448876" w14:textId="77777777" w:rsidR="00201CAB" w:rsidRDefault="00201CAB" w:rsidP="00EE5103">
      <w:pPr>
        <w:spacing w:after="0"/>
      </w:pPr>
    </w:p>
    <w:p w14:paraId="7733D26F" w14:textId="77777777" w:rsidR="00201CAB" w:rsidRDefault="00201CAB" w:rsidP="00EE5103">
      <w:pPr>
        <w:spacing w:after="0"/>
      </w:pPr>
      <w:r>
        <w:t xml:space="preserve">            a1.add(vertical, BorderLayout.PAGE_START);</w:t>
      </w:r>
    </w:p>
    <w:p w14:paraId="1A1CD5AE" w14:textId="77777777" w:rsidR="00201CAB" w:rsidRDefault="00201CAB" w:rsidP="00EE5103">
      <w:pPr>
        <w:spacing w:after="0"/>
      </w:pPr>
    </w:p>
    <w:p w14:paraId="5F3E273C" w14:textId="77777777" w:rsidR="00201CAB" w:rsidRDefault="00201CAB" w:rsidP="00EE5103">
      <w:pPr>
        <w:spacing w:after="0"/>
      </w:pPr>
      <w:r>
        <w:t xml:space="preserve">            dout.writeUTF(out);</w:t>
      </w:r>
    </w:p>
    <w:p w14:paraId="6E741D62" w14:textId="77777777" w:rsidR="00201CAB" w:rsidRDefault="00201CAB" w:rsidP="00EE5103">
      <w:pPr>
        <w:spacing w:after="0"/>
      </w:pPr>
    </w:p>
    <w:p w14:paraId="77982AB7" w14:textId="77777777" w:rsidR="00201CAB" w:rsidRDefault="00201CAB" w:rsidP="00EE5103">
      <w:pPr>
        <w:spacing w:after="0"/>
      </w:pPr>
      <w:r>
        <w:t xml:space="preserve">            text.setText("");</w:t>
      </w:r>
    </w:p>
    <w:p w14:paraId="23ABA0E6" w14:textId="77777777" w:rsidR="00201CAB" w:rsidRDefault="00201CAB" w:rsidP="00EE5103">
      <w:pPr>
        <w:spacing w:after="0"/>
      </w:pPr>
    </w:p>
    <w:p w14:paraId="0A48591F" w14:textId="77777777" w:rsidR="00201CAB" w:rsidRDefault="00201CAB" w:rsidP="00EE5103">
      <w:pPr>
        <w:spacing w:after="0"/>
      </w:pPr>
      <w:r>
        <w:t xml:space="preserve">            f.repaint();</w:t>
      </w:r>
    </w:p>
    <w:p w14:paraId="148FAB45" w14:textId="77777777" w:rsidR="00201CAB" w:rsidRDefault="00201CAB" w:rsidP="00EE5103">
      <w:pPr>
        <w:spacing w:after="0"/>
      </w:pPr>
      <w:r>
        <w:t xml:space="preserve">            f.invalidate();</w:t>
      </w:r>
    </w:p>
    <w:p w14:paraId="66AA2199" w14:textId="77777777" w:rsidR="00201CAB" w:rsidRDefault="00201CAB" w:rsidP="00EE5103">
      <w:pPr>
        <w:spacing w:after="0"/>
      </w:pPr>
      <w:r>
        <w:t xml:space="preserve">            f.validate();</w:t>
      </w:r>
    </w:p>
    <w:p w14:paraId="27D7D8E1" w14:textId="77777777" w:rsidR="00201CAB" w:rsidRDefault="00201CAB" w:rsidP="00EE5103">
      <w:pPr>
        <w:spacing w:after="0"/>
      </w:pPr>
      <w:r>
        <w:t xml:space="preserve">        } catch (Exception e) {</w:t>
      </w:r>
    </w:p>
    <w:p w14:paraId="1EA7F19A" w14:textId="77777777" w:rsidR="00201CAB" w:rsidRDefault="00201CAB" w:rsidP="00EE5103">
      <w:pPr>
        <w:spacing w:after="0"/>
      </w:pPr>
      <w:r>
        <w:t xml:space="preserve">            e.printStackTrace();</w:t>
      </w:r>
    </w:p>
    <w:p w14:paraId="2BEC6DD3" w14:textId="77777777" w:rsidR="00201CAB" w:rsidRDefault="00201CAB" w:rsidP="00EE5103">
      <w:pPr>
        <w:spacing w:after="0"/>
      </w:pPr>
      <w:r>
        <w:t xml:space="preserve">        }</w:t>
      </w:r>
    </w:p>
    <w:p w14:paraId="283DF911" w14:textId="77777777" w:rsidR="00201CAB" w:rsidRDefault="00201CAB" w:rsidP="00EE5103">
      <w:pPr>
        <w:spacing w:after="0"/>
      </w:pPr>
      <w:r>
        <w:t xml:space="preserve">    }</w:t>
      </w:r>
    </w:p>
    <w:p w14:paraId="6C88CA9A" w14:textId="77777777" w:rsidR="00201CAB" w:rsidRDefault="00201CAB" w:rsidP="00EE5103">
      <w:pPr>
        <w:spacing w:after="0"/>
      </w:pPr>
      <w:r>
        <w:t xml:space="preserve">    </w:t>
      </w:r>
    </w:p>
    <w:p w14:paraId="56D17672" w14:textId="77777777" w:rsidR="00201CAB" w:rsidRDefault="00201CAB" w:rsidP="00EE5103">
      <w:pPr>
        <w:spacing w:after="0"/>
      </w:pPr>
      <w:r>
        <w:t xml:space="preserve">    public static JPanel formatLabel(String out) {</w:t>
      </w:r>
    </w:p>
    <w:p w14:paraId="3CB9E109" w14:textId="77777777" w:rsidR="00201CAB" w:rsidRDefault="00201CAB" w:rsidP="00EE5103">
      <w:pPr>
        <w:spacing w:after="0"/>
      </w:pPr>
      <w:r>
        <w:t xml:space="preserve">        JPanel panel = new JPanel();</w:t>
      </w:r>
    </w:p>
    <w:p w14:paraId="41FAE625" w14:textId="77777777" w:rsidR="00201CAB" w:rsidRDefault="00201CAB" w:rsidP="00EE5103">
      <w:pPr>
        <w:spacing w:after="0"/>
      </w:pPr>
      <w:r>
        <w:t xml:space="preserve">        panel.setLayout(new BoxLayout(panel, BoxLayout.Y_AXIS));</w:t>
      </w:r>
    </w:p>
    <w:p w14:paraId="515BE50B" w14:textId="77777777" w:rsidR="00201CAB" w:rsidRDefault="00201CAB" w:rsidP="00EE5103">
      <w:pPr>
        <w:spacing w:after="0"/>
      </w:pPr>
      <w:r>
        <w:t xml:space="preserve">        </w:t>
      </w:r>
    </w:p>
    <w:p w14:paraId="4D6EBB66" w14:textId="77777777" w:rsidR="00201CAB" w:rsidRDefault="00201CAB" w:rsidP="00EE5103">
      <w:pPr>
        <w:spacing w:after="0"/>
      </w:pPr>
      <w:r>
        <w:t xml:space="preserve">        JLabel output = new JLabel("&lt;html&gt;&lt;p style=\"width: 150px\"&gt;" + out + "&lt;/p&gt;&lt;/html&gt;");</w:t>
      </w:r>
    </w:p>
    <w:p w14:paraId="2C18212E" w14:textId="77777777" w:rsidR="00201CAB" w:rsidRDefault="00201CAB" w:rsidP="00EE5103">
      <w:pPr>
        <w:spacing w:after="0"/>
      </w:pPr>
      <w:r>
        <w:t xml:space="preserve">        output.setFont(new Font("Tahoma", Font.PLAIN, 16));</w:t>
      </w:r>
    </w:p>
    <w:p w14:paraId="34BDB57B" w14:textId="77777777" w:rsidR="00201CAB" w:rsidRDefault="00201CAB" w:rsidP="00EE5103">
      <w:pPr>
        <w:spacing w:after="0"/>
      </w:pPr>
      <w:r>
        <w:t xml:space="preserve">        output.setBackground(new Color(37, 211, 102));</w:t>
      </w:r>
    </w:p>
    <w:p w14:paraId="6CE80C5E" w14:textId="77777777" w:rsidR="00201CAB" w:rsidRDefault="00201CAB" w:rsidP="00EE5103">
      <w:pPr>
        <w:spacing w:after="0"/>
      </w:pPr>
      <w:r>
        <w:t xml:space="preserve">        output.setOpaque(true);</w:t>
      </w:r>
    </w:p>
    <w:p w14:paraId="1D2F6671" w14:textId="77777777" w:rsidR="00201CAB" w:rsidRDefault="00201CAB" w:rsidP="00EE5103">
      <w:pPr>
        <w:spacing w:after="0"/>
      </w:pPr>
      <w:r>
        <w:t xml:space="preserve">        output.setBorder(new EmptyBorder(15, 15, 15, 50));</w:t>
      </w:r>
    </w:p>
    <w:p w14:paraId="3E79ACEE" w14:textId="77777777" w:rsidR="00201CAB" w:rsidRDefault="00201CAB" w:rsidP="00EE5103">
      <w:pPr>
        <w:spacing w:after="0"/>
      </w:pPr>
      <w:r>
        <w:t xml:space="preserve">        </w:t>
      </w:r>
    </w:p>
    <w:p w14:paraId="5CEC02EC" w14:textId="77777777" w:rsidR="00201CAB" w:rsidRDefault="00201CAB" w:rsidP="00EE5103">
      <w:pPr>
        <w:spacing w:after="0"/>
      </w:pPr>
      <w:r>
        <w:t xml:space="preserve">        panel.add(output);</w:t>
      </w:r>
    </w:p>
    <w:p w14:paraId="6538F71E" w14:textId="77777777" w:rsidR="00201CAB" w:rsidRDefault="00201CAB" w:rsidP="00EE5103">
      <w:pPr>
        <w:spacing w:after="0"/>
      </w:pPr>
      <w:r>
        <w:t xml:space="preserve">        </w:t>
      </w:r>
    </w:p>
    <w:p w14:paraId="556D1C81" w14:textId="77777777" w:rsidR="00201CAB" w:rsidRDefault="00201CAB" w:rsidP="00EE5103">
      <w:pPr>
        <w:spacing w:after="0"/>
      </w:pPr>
      <w:r>
        <w:t xml:space="preserve">        Calendar cal = Calendar.getInstance();</w:t>
      </w:r>
    </w:p>
    <w:p w14:paraId="55EB5C33" w14:textId="77777777" w:rsidR="00201CAB" w:rsidRDefault="00201CAB" w:rsidP="00EE5103">
      <w:pPr>
        <w:spacing w:after="0"/>
      </w:pPr>
      <w:r>
        <w:t xml:space="preserve">        SimpleDateFormat sdf = new SimpleDateFormat("HH:mm");</w:t>
      </w:r>
    </w:p>
    <w:p w14:paraId="413CFA7A" w14:textId="77777777" w:rsidR="00201CAB" w:rsidRDefault="00201CAB" w:rsidP="00EE5103">
      <w:pPr>
        <w:spacing w:after="0"/>
      </w:pPr>
      <w:r>
        <w:t xml:space="preserve">        </w:t>
      </w:r>
    </w:p>
    <w:p w14:paraId="5B61EE04" w14:textId="77777777" w:rsidR="00201CAB" w:rsidRDefault="00201CAB" w:rsidP="00EE5103">
      <w:pPr>
        <w:spacing w:after="0"/>
      </w:pPr>
      <w:r>
        <w:t xml:space="preserve">        JLabel time = new JLabel();</w:t>
      </w:r>
    </w:p>
    <w:p w14:paraId="56F4E52C" w14:textId="77777777" w:rsidR="00201CAB" w:rsidRDefault="00201CAB" w:rsidP="00EE5103">
      <w:pPr>
        <w:spacing w:after="0"/>
      </w:pPr>
      <w:r>
        <w:t xml:space="preserve">        time.setText(sdf.format(cal.getTime()));</w:t>
      </w:r>
    </w:p>
    <w:p w14:paraId="0C089B09" w14:textId="77777777" w:rsidR="00201CAB" w:rsidRDefault="00201CAB" w:rsidP="00EE5103">
      <w:pPr>
        <w:spacing w:after="0"/>
      </w:pPr>
      <w:r>
        <w:t xml:space="preserve">        </w:t>
      </w:r>
    </w:p>
    <w:p w14:paraId="413057C6" w14:textId="77777777" w:rsidR="00201CAB" w:rsidRDefault="00201CAB" w:rsidP="00EE5103">
      <w:pPr>
        <w:spacing w:after="0"/>
      </w:pPr>
      <w:r>
        <w:t xml:space="preserve">        panel.add(time);</w:t>
      </w:r>
    </w:p>
    <w:p w14:paraId="76A426E9" w14:textId="77777777" w:rsidR="00201CAB" w:rsidRDefault="00201CAB" w:rsidP="00EE5103">
      <w:pPr>
        <w:spacing w:after="0"/>
      </w:pPr>
      <w:r>
        <w:t xml:space="preserve">        </w:t>
      </w:r>
    </w:p>
    <w:p w14:paraId="1275ACA3" w14:textId="77777777" w:rsidR="00201CAB" w:rsidRDefault="00201CAB" w:rsidP="00EE5103">
      <w:pPr>
        <w:spacing w:after="0"/>
      </w:pPr>
      <w:r>
        <w:t xml:space="preserve">        return panel;</w:t>
      </w:r>
    </w:p>
    <w:p w14:paraId="476CA395" w14:textId="77777777" w:rsidR="00201CAB" w:rsidRDefault="00201CAB" w:rsidP="00EE5103">
      <w:pPr>
        <w:spacing w:after="0"/>
      </w:pPr>
      <w:r>
        <w:t xml:space="preserve">    }</w:t>
      </w:r>
    </w:p>
    <w:p w14:paraId="2DCC7813" w14:textId="77777777" w:rsidR="00201CAB" w:rsidRDefault="00201CAB" w:rsidP="00EE5103">
      <w:pPr>
        <w:spacing w:after="0"/>
      </w:pPr>
      <w:r>
        <w:t xml:space="preserve">    </w:t>
      </w:r>
    </w:p>
    <w:p w14:paraId="18274ECA" w14:textId="77777777" w:rsidR="00201CAB" w:rsidRDefault="00201CAB" w:rsidP="00EE5103">
      <w:pPr>
        <w:spacing w:after="0"/>
      </w:pPr>
      <w:r>
        <w:t xml:space="preserve">    public static void main(String[] args) {</w:t>
      </w:r>
    </w:p>
    <w:p w14:paraId="370665B6" w14:textId="77777777" w:rsidR="00201CAB" w:rsidRDefault="00201CAB" w:rsidP="00EE5103">
      <w:pPr>
        <w:spacing w:after="0"/>
      </w:pPr>
      <w:r>
        <w:t xml:space="preserve">        new Client();</w:t>
      </w:r>
    </w:p>
    <w:p w14:paraId="0B78D827" w14:textId="77777777" w:rsidR="00201CAB" w:rsidRDefault="00201CAB" w:rsidP="00EE5103">
      <w:pPr>
        <w:spacing w:after="0"/>
      </w:pPr>
      <w:r>
        <w:t xml:space="preserve">        </w:t>
      </w:r>
    </w:p>
    <w:p w14:paraId="36090C43" w14:textId="77777777" w:rsidR="00201CAB" w:rsidRDefault="00201CAB" w:rsidP="00EE5103">
      <w:pPr>
        <w:spacing w:after="0"/>
      </w:pPr>
      <w:r>
        <w:t xml:space="preserve">        try {</w:t>
      </w:r>
    </w:p>
    <w:p w14:paraId="142833BE" w14:textId="77777777" w:rsidR="00201CAB" w:rsidRDefault="00201CAB" w:rsidP="00EE5103">
      <w:pPr>
        <w:spacing w:after="0"/>
      </w:pPr>
      <w:r>
        <w:t xml:space="preserve">            Socket s = new Socket("127.0.0.1", 6001);</w:t>
      </w:r>
    </w:p>
    <w:p w14:paraId="6555CBD9" w14:textId="77777777" w:rsidR="00201CAB" w:rsidRDefault="00201CAB" w:rsidP="00EE5103">
      <w:pPr>
        <w:spacing w:after="0"/>
      </w:pPr>
      <w:r>
        <w:t xml:space="preserve">            DataInputStream din = new DataInputStream(s.getInputStream());</w:t>
      </w:r>
    </w:p>
    <w:p w14:paraId="277A3D25" w14:textId="77777777" w:rsidR="00201CAB" w:rsidRDefault="00201CAB" w:rsidP="00EE5103">
      <w:pPr>
        <w:spacing w:after="0"/>
      </w:pPr>
      <w:r>
        <w:t xml:space="preserve">            dout = new DataOutputStream(s.getOutputStream());</w:t>
      </w:r>
    </w:p>
    <w:p w14:paraId="17886AD8" w14:textId="77777777" w:rsidR="00201CAB" w:rsidRDefault="00201CAB" w:rsidP="00EE5103">
      <w:pPr>
        <w:spacing w:after="0"/>
      </w:pPr>
      <w:r>
        <w:t xml:space="preserve">            </w:t>
      </w:r>
    </w:p>
    <w:p w14:paraId="67778EFF" w14:textId="77777777" w:rsidR="00201CAB" w:rsidRDefault="00201CAB" w:rsidP="00EE5103">
      <w:pPr>
        <w:spacing w:after="0"/>
      </w:pPr>
      <w:r>
        <w:t xml:space="preserve">            while(true) {</w:t>
      </w:r>
    </w:p>
    <w:p w14:paraId="70B5C51E" w14:textId="77777777" w:rsidR="00201CAB" w:rsidRDefault="00201CAB" w:rsidP="00EE5103">
      <w:pPr>
        <w:spacing w:after="0"/>
      </w:pPr>
      <w:r>
        <w:t xml:space="preserve">                a1.setLayout(new BorderLayout());</w:t>
      </w:r>
    </w:p>
    <w:p w14:paraId="0858131A" w14:textId="77777777" w:rsidR="00201CAB" w:rsidRDefault="00201CAB" w:rsidP="00EE5103">
      <w:pPr>
        <w:spacing w:after="0"/>
      </w:pPr>
      <w:r>
        <w:t xml:space="preserve">                String msg = din.readUTF();</w:t>
      </w:r>
    </w:p>
    <w:p w14:paraId="35E18205" w14:textId="77777777" w:rsidR="00201CAB" w:rsidRDefault="00201CAB" w:rsidP="00EE5103">
      <w:pPr>
        <w:spacing w:after="0"/>
      </w:pPr>
      <w:r>
        <w:lastRenderedPageBreak/>
        <w:t xml:space="preserve">                JPanel panel = formatLabel(msg);</w:t>
      </w:r>
    </w:p>
    <w:p w14:paraId="2745CEC9" w14:textId="77777777" w:rsidR="00201CAB" w:rsidRDefault="00201CAB" w:rsidP="00EE5103">
      <w:pPr>
        <w:spacing w:after="0"/>
      </w:pPr>
    </w:p>
    <w:p w14:paraId="3C1ACE1C" w14:textId="77777777" w:rsidR="00201CAB" w:rsidRDefault="00201CAB" w:rsidP="00EE5103">
      <w:pPr>
        <w:spacing w:after="0"/>
      </w:pPr>
      <w:r>
        <w:t xml:space="preserve">                JPanel left = new JPanel(new BorderLayout());</w:t>
      </w:r>
    </w:p>
    <w:p w14:paraId="6B61E0E2" w14:textId="77777777" w:rsidR="00201CAB" w:rsidRDefault="00201CAB" w:rsidP="00EE5103">
      <w:pPr>
        <w:spacing w:after="0"/>
      </w:pPr>
      <w:r>
        <w:t xml:space="preserve">                left.add(panel, BorderLayout.LINE_START);</w:t>
      </w:r>
    </w:p>
    <w:p w14:paraId="24FD40B4" w14:textId="77777777" w:rsidR="00201CAB" w:rsidRDefault="00201CAB" w:rsidP="00EE5103">
      <w:pPr>
        <w:spacing w:after="0"/>
      </w:pPr>
      <w:r>
        <w:t xml:space="preserve">                vertical.add(left);</w:t>
      </w:r>
    </w:p>
    <w:p w14:paraId="22A803F2" w14:textId="77777777" w:rsidR="00201CAB" w:rsidRDefault="00201CAB" w:rsidP="00EE5103">
      <w:pPr>
        <w:spacing w:after="0"/>
      </w:pPr>
      <w:r>
        <w:t xml:space="preserve">                </w:t>
      </w:r>
    </w:p>
    <w:p w14:paraId="22AC2A7D" w14:textId="77777777" w:rsidR="00201CAB" w:rsidRDefault="00201CAB" w:rsidP="00EE5103">
      <w:pPr>
        <w:spacing w:after="0"/>
      </w:pPr>
      <w:r>
        <w:t xml:space="preserve">                vertical.add(Box.createVerticalStrut(15));</w:t>
      </w:r>
    </w:p>
    <w:p w14:paraId="41E6D381" w14:textId="77777777" w:rsidR="00201CAB" w:rsidRDefault="00201CAB" w:rsidP="00EE5103">
      <w:pPr>
        <w:spacing w:after="0"/>
      </w:pPr>
      <w:r>
        <w:t xml:space="preserve">                a1.add(vertical, BorderLayout.PAGE_START);</w:t>
      </w:r>
    </w:p>
    <w:p w14:paraId="4F4CCA63" w14:textId="77777777" w:rsidR="00201CAB" w:rsidRDefault="00201CAB" w:rsidP="00EE5103">
      <w:pPr>
        <w:spacing w:after="0"/>
      </w:pPr>
      <w:r>
        <w:t xml:space="preserve">                </w:t>
      </w:r>
    </w:p>
    <w:p w14:paraId="4FFD1F97" w14:textId="77777777" w:rsidR="00201CAB" w:rsidRDefault="00201CAB" w:rsidP="00EE5103">
      <w:pPr>
        <w:spacing w:after="0"/>
      </w:pPr>
      <w:r>
        <w:t xml:space="preserve">                f.validate();</w:t>
      </w:r>
    </w:p>
    <w:p w14:paraId="3CB1C5B6" w14:textId="77777777" w:rsidR="00201CAB" w:rsidRDefault="00201CAB" w:rsidP="00EE5103">
      <w:pPr>
        <w:spacing w:after="0"/>
      </w:pPr>
      <w:r>
        <w:t xml:space="preserve">            }</w:t>
      </w:r>
    </w:p>
    <w:p w14:paraId="0AFAB980" w14:textId="77777777" w:rsidR="00201CAB" w:rsidRDefault="00201CAB" w:rsidP="00EE5103">
      <w:pPr>
        <w:spacing w:after="0"/>
      </w:pPr>
      <w:r>
        <w:t xml:space="preserve">        } catch (Exception e) {</w:t>
      </w:r>
    </w:p>
    <w:p w14:paraId="4FAB29EF" w14:textId="77777777" w:rsidR="00201CAB" w:rsidRDefault="00201CAB" w:rsidP="00EE5103">
      <w:pPr>
        <w:spacing w:after="0"/>
      </w:pPr>
      <w:r>
        <w:t xml:space="preserve">            e.printStackTrace();</w:t>
      </w:r>
    </w:p>
    <w:p w14:paraId="747485C5" w14:textId="77777777" w:rsidR="00201CAB" w:rsidRDefault="00201CAB" w:rsidP="00EE5103">
      <w:pPr>
        <w:spacing w:after="0"/>
      </w:pPr>
      <w:r>
        <w:t xml:space="preserve">        }</w:t>
      </w:r>
    </w:p>
    <w:p w14:paraId="353CCF80" w14:textId="77777777" w:rsidR="00201CAB" w:rsidRDefault="00201CAB" w:rsidP="00EE5103">
      <w:pPr>
        <w:spacing w:after="0"/>
      </w:pPr>
      <w:r>
        <w:t xml:space="preserve">    }</w:t>
      </w:r>
    </w:p>
    <w:p w14:paraId="640C9F96" w14:textId="77777777" w:rsidR="00201CAB" w:rsidRDefault="00201CAB" w:rsidP="00EE5103">
      <w:pPr>
        <w:spacing w:after="0"/>
      </w:pPr>
      <w:r>
        <w:t>}</w:t>
      </w:r>
    </w:p>
    <w:p w14:paraId="3B44A968" w14:textId="77777777" w:rsidR="00201CAB" w:rsidRDefault="00201CAB" w:rsidP="00201CAB"/>
    <w:p w14:paraId="17369985" w14:textId="77777777" w:rsidR="00201CAB" w:rsidRPr="000E742B" w:rsidRDefault="00201CAB" w:rsidP="000E742B">
      <w:pPr>
        <w:pStyle w:val="ListParagraph"/>
        <w:numPr>
          <w:ilvl w:val="0"/>
          <w:numId w:val="22"/>
        </w:numPr>
        <w:rPr>
          <w:b/>
          <w:sz w:val="28"/>
          <w:szCs w:val="28"/>
        </w:rPr>
      </w:pPr>
      <w:r w:rsidRPr="000E742B">
        <w:rPr>
          <w:b/>
          <w:sz w:val="28"/>
          <w:szCs w:val="28"/>
        </w:rPr>
        <w:t>Server Side</w:t>
      </w:r>
    </w:p>
    <w:p w14:paraId="55E113C8" w14:textId="151FDBC4" w:rsidR="00201CAB" w:rsidRPr="00EE5103" w:rsidRDefault="00201CAB" w:rsidP="00EE5103">
      <w:pPr>
        <w:spacing w:after="0"/>
        <w:rPr>
          <w:bCs/>
        </w:rPr>
      </w:pPr>
      <w:r w:rsidRPr="00EE5103">
        <w:rPr>
          <w:bCs/>
        </w:rPr>
        <w:t>package chatting.application;</w:t>
      </w:r>
    </w:p>
    <w:p w14:paraId="36C0B7B3" w14:textId="77777777" w:rsidR="00201CAB" w:rsidRPr="00EE5103" w:rsidRDefault="00201CAB" w:rsidP="00EE5103">
      <w:pPr>
        <w:spacing w:after="0"/>
        <w:rPr>
          <w:bCs/>
        </w:rPr>
      </w:pPr>
      <w:r w:rsidRPr="00EE5103">
        <w:rPr>
          <w:bCs/>
        </w:rPr>
        <w:t>import javax.swing.*;</w:t>
      </w:r>
    </w:p>
    <w:p w14:paraId="1A5411EA" w14:textId="77777777" w:rsidR="00201CAB" w:rsidRPr="00EE5103" w:rsidRDefault="00201CAB" w:rsidP="00EE5103">
      <w:pPr>
        <w:spacing w:after="0"/>
        <w:rPr>
          <w:bCs/>
        </w:rPr>
      </w:pPr>
      <w:r w:rsidRPr="00EE5103">
        <w:rPr>
          <w:bCs/>
        </w:rPr>
        <w:t>import javax.swing.border.*;</w:t>
      </w:r>
    </w:p>
    <w:p w14:paraId="26400737" w14:textId="77777777" w:rsidR="00201CAB" w:rsidRPr="00EE5103" w:rsidRDefault="00201CAB" w:rsidP="00EE5103">
      <w:pPr>
        <w:spacing w:after="0"/>
        <w:rPr>
          <w:bCs/>
        </w:rPr>
      </w:pPr>
      <w:r w:rsidRPr="00EE5103">
        <w:rPr>
          <w:bCs/>
        </w:rPr>
        <w:t>import java.awt.*;</w:t>
      </w:r>
    </w:p>
    <w:p w14:paraId="01618E38" w14:textId="77777777" w:rsidR="00201CAB" w:rsidRPr="00EE5103" w:rsidRDefault="00201CAB" w:rsidP="00EE5103">
      <w:pPr>
        <w:spacing w:after="0"/>
        <w:rPr>
          <w:bCs/>
        </w:rPr>
      </w:pPr>
      <w:r w:rsidRPr="00EE5103">
        <w:rPr>
          <w:bCs/>
        </w:rPr>
        <w:t>import java.awt.event.*;</w:t>
      </w:r>
    </w:p>
    <w:p w14:paraId="1699A787" w14:textId="77777777" w:rsidR="00201CAB" w:rsidRPr="00EE5103" w:rsidRDefault="00201CAB" w:rsidP="00EE5103">
      <w:pPr>
        <w:spacing w:after="0"/>
        <w:rPr>
          <w:bCs/>
        </w:rPr>
      </w:pPr>
      <w:r w:rsidRPr="00EE5103">
        <w:rPr>
          <w:bCs/>
        </w:rPr>
        <w:t>import java.util.*;</w:t>
      </w:r>
    </w:p>
    <w:p w14:paraId="1FBCADD4" w14:textId="77777777" w:rsidR="00201CAB" w:rsidRPr="00EE5103" w:rsidRDefault="00201CAB" w:rsidP="00EE5103">
      <w:pPr>
        <w:spacing w:after="0"/>
        <w:rPr>
          <w:bCs/>
        </w:rPr>
      </w:pPr>
      <w:r w:rsidRPr="00EE5103">
        <w:rPr>
          <w:bCs/>
        </w:rPr>
        <w:t>import java.text.*;</w:t>
      </w:r>
    </w:p>
    <w:p w14:paraId="24655D72" w14:textId="77777777" w:rsidR="00201CAB" w:rsidRPr="00EE5103" w:rsidRDefault="00201CAB" w:rsidP="00EE5103">
      <w:pPr>
        <w:spacing w:after="0"/>
        <w:rPr>
          <w:bCs/>
        </w:rPr>
      </w:pPr>
      <w:r w:rsidRPr="00EE5103">
        <w:rPr>
          <w:bCs/>
        </w:rPr>
        <w:t>import java.net.*;</w:t>
      </w:r>
    </w:p>
    <w:p w14:paraId="5FBE9BD1" w14:textId="77777777" w:rsidR="00201CAB" w:rsidRPr="00EE5103" w:rsidRDefault="00201CAB" w:rsidP="00EE5103">
      <w:pPr>
        <w:spacing w:after="0"/>
        <w:rPr>
          <w:bCs/>
        </w:rPr>
      </w:pPr>
      <w:r w:rsidRPr="00EE5103">
        <w:rPr>
          <w:bCs/>
        </w:rPr>
        <w:t>import java.io.*;</w:t>
      </w:r>
    </w:p>
    <w:p w14:paraId="2E6C885E" w14:textId="77777777" w:rsidR="00201CAB" w:rsidRPr="00EE5103" w:rsidRDefault="00201CAB" w:rsidP="00201CAB">
      <w:pPr>
        <w:rPr>
          <w:bCs/>
        </w:rPr>
      </w:pPr>
    </w:p>
    <w:p w14:paraId="7ACD27DA" w14:textId="6FAFDAEF" w:rsidR="00201CAB" w:rsidRPr="00EE5103" w:rsidRDefault="00201CAB" w:rsidP="00EE5103">
      <w:pPr>
        <w:spacing w:after="0"/>
        <w:rPr>
          <w:bCs/>
        </w:rPr>
      </w:pPr>
      <w:r w:rsidRPr="00EE5103">
        <w:rPr>
          <w:bCs/>
        </w:rPr>
        <w:t xml:space="preserve">public class Server implements ActionListener { </w:t>
      </w:r>
    </w:p>
    <w:p w14:paraId="2B7ED32D" w14:textId="77777777" w:rsidR="00201CAB" w:rsidRPr="00EE5103" w:rsidRDefault="00201CAB" w:rsidP="00EE5103">
      <w:pPr>
        <w:spacing w:after="0"/>
        <w:rPr>
          <w:bCs/>
        </w:rPr>
      </w:pPr>
      <w:r w:rsidRPr="00EE5103">
        <w:rPr>
          <w:bCs/>
        </w:rPr>
        <w:t xml:space="preserve">    JTextField text;</w:t>
      </w:r>
    </w:p>
    <w:p w14:paraId="3B783E4A" w14:textId="77777777" w:rsidR="00201CAB" w:rsidRPr="00EE5103" w:rsidRDefault="00201CAB" w:rsidP="00EE5103">
      <w:pPr>
        <w:spacing w:after="0"/>
        <w:rPr>
          <w:bCs/>
        </w:rPr>
      </w:pPr>
      <w:r w:rsidRPr="00EE5103">
        <w:rPr>
          <w:bCs/>
        </w:rPr>
        <w:t xml:space="preserve">    JPanel a1;</w:t>
      </w:r>
    </w:p>
    <w:p w14:paraId="0EFA67AA" w14:textId="77777777" w:rsidR="00201CAB" w:rsidRPr="00EE5103" w:rsidRDefault="00201CAB" w:rsidP="00EE5103">
      <w:pPr>
        <w:spacing w:after="0"/>
        <w:rPr>
          <w:bCs/>
        </w:rPr>
      </w:pPr>
      <w:r w:rsidRPr="00EE5103">
        <w:rPr>
          <w:bCs/>
        </w:rPr>
        <w:t xml:space="preserve">    static Box vertical = Box.createVerticalBox();</w:t>
      </w:r>
    </w:p>
    <w:p w14:paraId="3767A2E0" w14:textId="77777777" w:rsidR="00201CAB" w:rsidRPr="00EE5103" w:rsidRDefault="00201CAB" w:rsidP="00EE5103">
      <w:pPr>
        <w:spacing w:after="0"/>
        <w:rPr>
          <w:bCs/>
        </w:rPr>
      </w:pPr>
      <w:r w:rsidRPr="00EE5103">
        <w:rPr>
          <w:bCs/>
        </w:rPr>
        <w:t xml:space="preserve">    static JFrame f = new JFrame();</w:t>
      </w:r>
    </w:p>
    <w:p w14:paraId="1DE0351B" w14:textId="77777777" w:rsidR="00201CAB" w:rsidRPr="00EE5103" w:rsidRDefault="00201CAB" w:rsidP="00EE5103">
      <w:pPr>
        <w:spacing w:after="0"/>
        <w:rPr>
          <w:bCs/>
        </w:rPr>
      </w:pPr>
      <w:r w:rsidRPr="00EE5103">
        <w:rPr>
          <w:bCs/>
        </w:rPr>
        <w:t xml:space="preserve">    static DataOutputStream dout;</w:t>
      </w:r>
    </w:p>
    <w:p w14:paraId="3D621C75" w14:textId="77777777" w:rsidR="00201CAB" w:rsidRPr="00EE5103" w:rsidRDefault="00201CAB" w:rsidP="00EE5103">
      <w:pPr>
        <w:spacing w:after="0"/>
        <w:rPr>
          <w:bCs/>
        </w:rPr>
      </w:pPr>
      <w:r w:rsidRPr="00EE5103">
        <w:rPr>
          <w:bCs/>
        </w:rPr>
        <w:t xml:space="preserve">    </w:t>
      </w:r>
    </w:p>
    <w:p w14:paraId="77EA9190" w14:textId="77777777" w:rsidR="00201CAB" w:rsidRPr="00EE5103" w:rsidRDefault="00201CAB" w:rsidP="00EE5103">
      <w:pPr>
        <w:spacing w:after="0"/>
        <w:rPr>
          <w:bCs/>
        </w:rPr>
      </w:pPr>
      <w:r w:rsidRPr="00EE5103">
        <w:rPr>
          <w:bCs/>
        </w:rPr>
        <w:t xml:space="preserve">    Server() {</w:t>
      </w:r>
    </w:p>
    <w:p w14:paraId="7CDF3214" w14:textId="77777777" w:rsidR="00201CAB" w:rsidRPr="00EE5103" w:rsidRDefault="00201CAB" w:rsidP="00EE5103">
      <w:pPr>
        <w:spacing w:after="0"/>
        <w:rPr>
          <w:bCs/>
        </w:rPr>
      </w:pPr>
      <w:r w:rsidRPr="00EE5103">
        <w:rPr>
          <w:bCs/>
        </w:rPr>
        <w:t xml:space="preserve">        </w:t>
      </w:r>
    </w:p>
    <w:p w14:paraId="19911158" w14:textId="77777777" w:rsidR="00201CAB" w:rsidRPr="00EE5103" w:rsidRDefault="00201CAB" w:rsidP="00EE5103">
      <w:pPr>
        <w:spacing w:after="0"/>
        <w:rPr>
          <w:bCs/>
        </w:rPr>
      </w:pPr>
      <w:r w:rsidRPr="00EE5103">
        <w:rPr>
          <w:bCs/>
        </w:rPr>
        <w:t xml:space="preserve">        f.setLayout(null);</w:t>
      </w:r>
    </w:p>
    <w:p w14:paraId="6D531BFB" w14:textId="77777777" w:rsidR="00201CAB" w:rsidRPr="00EE5103" w:rsidRDefault="00201CAB" w:rsidP="00EE5103">
      <w:pPr>
        <w:spacing w:after="0"/>
        <w:rPr>
          <w:bCs/>
        </w:rPr>
      </w:pPr>
      <w:r w:rsidRPr="00EE5103">
        <w:rPr>
          <w:bCs/>
        </w:rPr>
        <w:t xml:space="preserve">        </w:t>
      </w:r>
    </w:p>
    <w:p w14:paraId="2865632C" w14:textId="77777777" w:rsidR="00201CAB" w:rsidRPr="00EE5103" w:rsidRDefault="00201CAB" w:rsidP="00EE5103">
      <w:pPr>
        <w:spacing w:after="0"/>
        <w:rPr>
          <w:bCs/>
        </w:rPr>
      </w:pPr>
      <w:r w:rsidRPr="00EE5103">
        <w:rPr>
          <w:bCs/>
        </w:rPr>
        <w:t xml:space="preserve">        JPanel p1 = new JPanel();</w:t>
      </w:r>
    </w:p>
    <w:p w14:paraId="549A538B" w14:textId="77777777" w:rsidR="00201CAB" w:rsidRPr="00EE5103" w:rsidRDefault="00201CAB" w:rsidP="00EE5103">
      <w:pPr>
        <w:spacing w:after="0"/>
        <w:rPr>
          <w:bCs/>
        </w:rPr>
      </w:pPr>
      <w:r w:rsidRPr="00EE5103">
        <w:rPr>
          <w:bCs/>
        </w:rPr>
        <w:t xml:space="preserve">        p1.setBackground(new Color(7, 94, 84));</w:t>
      </w:r>
    </w:p>
    <w:p w14:paraId="3F83DD0E" w14:textId="77777777" w:rsidR="00201CAB" w:rsidRPr="00EE5103" w:rsidRDefault="00201CAB" w:rsidP="00EE5103">
      <w:pPr>
        <w:spacing w:after="0"/>
        <w:rPr>
          <w:bCs/>
        </w:rPr>
      </w:pPr>
      <w:r w:rsidRPr="00EE5103">
        <w:rPr>
          <w:bCs/>
        </w:rPr>
        <w:t xml:space="preserve">        p1.setBounds(0, 0, 450, 70);</w:t>
      </w:r>
    </w:p>
    <w:p w14:paraId="40C42898" w14:textId="77777777" w:rsidR="00201CAB" w:rsidRPr="00EE5103" w:rsidRDefault="00201CAB" w:rsidP="00EE5103">
      <w:pPr>
        <w:spacing w:after="0"/>
        <w:rPr>
          <w:bCs/>
        </w:rPr>
      </w:pPr>
      <w:r w:rsidRPr="00EE5103">
        <w:rPr>
          <w:bCs/>
        </w:rPr>
        <w:t xml:space="preserve">        p1.setLayout(null);</w:t>
      </w:r>
    </w:p>
    <w:p w14:paraId="40562623" w14:textId="77777777" w:rsidR="00201CAB" w:rsidRPr="00EE5103" w:rsidRDefault="00201CAB" w:rsidP="00EE5103">
      <w:pPr>
        <w:spacing w:after="0"/>
        <w:rPr>
          <w:bCs/>
        </w:rPr>
      </w:pPr>
      <w:r w:rsidRPr="00EE5103">
        <w:rPr>
          <w:bCs/>
        </w:rPr>
        <w:lastRenderedPageBreak/>
        <w:t xml:space="preserve">        f.add(p1);</w:t>
      </w:r>
    </w:p>
    <w:p w14:paraId="4401DB2A" w14:textId="77777777" w:rsidR="00201CAB" w:rsidRPr="00EE5103" w:rsidRDefault="00201CAB" w:rsidP="00EE5103">
      <w:pPr>
        <w:spacing w:after="0"/>
        <w:rPr>
          <w:bCs/>
        </w:rPr>
      </w:pPr>
      <w:r w:rsidRPr="00EE5103">
        <w:rPr>
          <w:bCs/>
        </w:rPr>
        <w:t xml:space="preserve">        </w:t>
      </w:r>
    </w:p>
    <w:p w14:paraId="1641BAEB" w14:textId="77777777" w:rsidR="00201CAB" w:rsidRPr="00EE5103" w:rsidRDefault="00201CAB" w:rsidP="00EE5103">
      <w:pPr>
        <w:spacing w:after="0"/>
        <w:rPr>
          <w:bCs/>
        </w:rPr>
      </w:pPr>
      <w:r w:rsidRPr="00EE5103">
        <w:rPr>
          <w:bCs/>
        </w:rPr>
        <w:t xml:space="preserve">        ImageIcon i1 = new ImageIcon(ClassLoader.getSystemResource("icons/3.png"));</w:t>
      </w:r>
    </w:p>
    <w:p w14:paraId="72AC88FC" w14:textId="77777777" w:rsidR="00201CAB" w:rsidRPr="00EE5103" w:rsidRDefault="00201CAB" w:rsidP="00EE5103">
      <w:pPr>
        <w:spacing w:after="0"/>
        <w:rPr>
          <w:bCs/>
        </w:rPr>
      </w:pPr>
      <w:r w:rsidRPr="00EE5103">
        <w:rPr>
          <w:bCs/>
        </w:rPr>
        <w:t xml:space="preserve">        Image i2 = i1.getImage().getScaledInstance(25, 25, Image.SCALE_DEFAULT);</w:t>
      </w:r>
    </w:p>
    <w:p w14:paraId="60100D8D" w14:textId="77777777" w:rsidR="00201CAB" w:rsidRPr="00EE5103" w:rsidRDefault="00201CAB" w:rsidP="00EE5103">
      <w:pPr>
        <w:spacing w:after="0"/>
        <w:rPr>
          <w:bCs/>
        </w:rPr>
      </w:pPr>
      <w:r w:rsidRPr="00EE5103">
        <w:rPr>
          <w:bCs/>
        </w:rPr>
        <w:t xml:space="preserve">        ImageIcon i3 = new ImageIcon(i2);</w:t>
      </w:r>
    </w:p>
    <w:p w14:paraId="62E4CA8A" w14:textId="77777777" w:rsidR="00201CAB" w:rsidRPr="00EE5103" w:rsidRDefault="00201CAB" w:rsidP="00EE5103">
      <w:pPr>
        <w:spacing w:after="0"/>
        <w:rPr>
          <w:bCs/>
        </w:rPr>
      </w:pPr>
      <w:r w:rsidRPr="00EE5103">
        <w:rPr>
          <w:bCs/>
        </w:rPr>
        <w:t xml:space="preserve">        JLabel back = new JLabel(i3);</w:t>
      </w:r>
    </w:p>
    <w:p w14:paraId="7E3AF4AF" w14:textId="77777777" w:rsidR="00201CAB" w:rsidRPr="00EE5103" w:rsidRDefault="00201CAB" w:rsidP="00EE5103">
      <w:pPr>
        <w:spacing w:after="0"/>
        <w:rPr>
          <w:bCs/>
        </w:rPr>
      </w:pPr>
      <w:r w:rsidRPr="00EE5103">
        <w:rPr>
          <w:bCs/>
        </w:rPr>
        <w:t xml:space="preserve">        back.setBounds(5, 20, 25, 25);</w:t>
      </w:r>
    </w:p>
    <w:p w14:paraId="36C9D4A3" w14:textId="77777777" w:rsidR="00201CAB" w:rsidRPr="00EE5103" w:rsidRDefault="00201CAB" w:rsidP="00EE5103">
      <w:pPr>
        <w:spacing w:after="0"/>
        <w:rPr>
          <w:bCs/>
        </w:rPr>
      </w:pPr>
      <w:r w:rsidRPr="00EE5103">
        <w:rPr>
          <w:bCs/>
        </w:rPr>
        <w:t xml:space="preserve">        p1.add(back);</w:t>
      </w:r>
    </w:p>
    <w:p w14:paraId="77EF3CD0" w14:textId="77777777" w:rsidR="00201CAB" w:rsidRPr="00EE5103" w:rsidRDefault="00201CAB" w:rsidP="00EE5103">
      <w:pPr>
        <w:spacing w:after="0"/>
        <w:rPr>
          <w:bCs/>
        </w:rPr>
      </w:pPr>
      <w:r w:rsidRPr="00EE5103">
        <w:rPr>
          <w:bCs/>
        </w:rPr>
        <w:t xml:space="preserve">        </w:t>
      </w:r>
    </w:p>
    <w:p w14:paraId="2FFD0255" w14:textId="77777777" w:rsidR="00201CAB" w:rsidRPr="00EE5103" w:rsidRDefault="00201CAB" w:rsidP="00EE5103">
      <w:pPr>
        <w:spacing w:after="0"/>
        <w:rPr>
          <w:bCs/>
        </w:rPr>
      </w:pPr>
      <w:r w:rsidRPr="00EE5103">
        <w:rPr>
          <w:bCs/>
        </w:rPr>
        <w:t xml:space="preserve">        back.addMouseListener(new MouseAdapter() {</w:t>
      </w:r>
    </w:p>
    <w:p w14:paraId="184F39A5" w14:textId="77777777" w:rsidR="00201CAB" w:rsidRPr="00EE5103" w:rsidRDefault="00201CAB" w:rsidP="00EE5103">
      <w:pPr>
        <w:spacing w:after="0"/>
        <w:rPr>
          <w:bCs/>
        </w:rPr>
      </w:pPr>
      <w:r w:rsidRPr="00EE5103">
        <w:rPr>
          <w:bCs/>
        </w:rPr>
        <w:t xml:space="preserve">            public void mouseClicked(MouseEvent ae) {</w:t>
      </w:r>
    </w:p>
    <w:p w14:paraId="32631C59" w14:textId="77777777" w:rsidR="00201CAB" w:rsidRPr="00EE5103" w:rsidRDefault="00201CAB" w:rsidP="00EE5103">
      <w:pPr>
        <w:spacing w:after="0"/>
        <w:rPr>
          <w:bCs/>
        </w:rPr>
      </w:pPr>
      <w:r w:rsidRPr="00EE5103">
        <w:rPr>
          <w:bCs/>
        </w:rPr>
        <w:t xml:space="preserve">                System.exit(0);</w:t>
      </w:r>
    </w:p>
    <w:p w14:paraId="1F435F05" w14:textId="77777777" w:rsidR="00201CAB" w:rsidRPr="00EE5103" w:rsidRDefault="00201CAB" w:rsidP="00EE5103">
      <w:pPr>
        <w:spacing w:after="0"/>
        <w:rPr>
          <w:bCs/>
        </w:rPr>
      </w:pPr>
      <w:r w:rsidRPr="00EE5103">
        <w:rPr>
          <w:bCs/>
        </w:rPr>
        <w:t xml:space="preserve">            }</w:t>
      </w:r>
    </w:p>
    <w:p w14:paraId="76A110BD" w14:textId="77777777" w:rsidR="00201CAB" w:rsidRPr="00EE5103" w:rsidRDefault="00201CAB" w:rsidP="00EE5103">
      <w:pPr>
        <w:spacing w:after="0"/>
        <w:rPr>
          <w:bCs/>
        </w:rPr>
      </w:pPr>
      <w:r w:rsidRPr="00EE5103">
        <w:rPr>
          <w:bCs/>
        </w:rPr>
        <w:t xml:space="preserve">        });</w:t>
      </w:r>
    </w:p>
    <w:p w14:paraId="1C0C1F45" w14:textId="77777777" w:rsidR="00201CAB" w:rsidRPr="00EE5103" w:rsidRDefault="00201CAB" w:rsidP="00EE5103">
      <w:pPr>
        <w:spacing w:after="0"/>
        <w:rPr>
          <w:bCs/>
        </w:rPr>
      </w:pPr>
      <w:r w:rsidRPr="00EE5103">
        <w:rPr>
          <w:bCs/>
        </w:rPr>
        <w:t xml:space="preserve">        //Image Icon</w:t>
      </w:r>
    </w:p>
    <w:p w14:paraId="1818503E" w14:textId="77777777" w:rsidR="00201CAB" w:rsidRPr="00EE5103" w:rsidRDefault="00201CAB" w:rsidP="00EE5103">
      <w:pPr>
        <w:spacing w:after="0"/>
        <w:rPr>
          <w:bCs/>
        </w:rPr>
      </w:pPr>
      <w:r w:rsidRPr="00EE5103">
        <w:rPr>
          <w:bCs/>
        </w:rPr>
        <w:t xml:space="preserve">        ImageIcon i4 = new ImageIcon(ClassLoader.getSystemResource("icons/2.png"));</w:t>
      </w:r>
    </w:p>
    <w:p w14:paraId="77CB1A82" w14:textId="77777777" w:rsidR="00201CAB" w:rsidRPr="00EE5103" w:rsidRDefault="00201CAB" w:rsidP="00EE5103">
      <w:pPr>
        <w:spacing w:after="0"/>
        <w:rPr>
          <w:bCs/>
        </w:rPr>
      </w:pPr>
      <w:r w:rsidRPr="00EE5103">
        <w:rPr>
          <w:bCs/>
        </w:rPr>
        <w:t xml:space="preserve">        Image i5 = i4.getImage().getScaledInstance(50, 50, Image.SCALE_DEFAULT);</w:t>
      </w:r>
    </w:p>
    <w:p w14:paraId="45C4F213" w14:textId="77777777" w:rsidR="00201CAB" w:rsidRPr="00EE5103" w:rsidRDefault="00201CAB" w:rsidP="00EE5103">
      <w:pPr>
        <w:spacing w:after="0"/>
        <w:rPr>
          <w:bCs/>
        </w:rPr>
      </w:pPr>
      <w:r w:rsidRPr="00EE5103">
        <w:rPr>
          <w:bCs/>
        </w:rPr>
        <w:t xml:space="preserve">        ImageIcon i6 = new ImageIcon(i5);</w:t>
      </w:r>
    </w:p>
    <w:p w14:paraId="2F879EB1" w14:textId="77777777" w:rsidR="00201CAB" w:rsidRPr="00EE5103" w:rsidRDefault="00201CAB" w:rsidP="00EE5103">
      <w:pPr>
        <w:spacing w:after="0"/>
        <w:rPr>
          <w:bCs/>
        </w:rPr>
      </w:pPr>
      <w:r w:rsidRPr="00EE5103">
        <w:rPr>
          <w:bCs/>
        </w:rPr>
        <w:t xml:space="preserve">        JLabel profile = new JLabel(i6);</w:t>
      </w:r>
    </w:p>
    <w:p w14:paraId="00DFB356" w14:textId="77777777" w:rsidR="00201CAB" w:rsidRPr="00EE5103" w:rsidRDefault="00201CAB" w:rsidP="00EE5103">
      <w:pPr>
        <w:spacing w:after="0"/>
        <w:rPr>
          <w:bCs/>
        </w:rPr>
      </w:pPr>
      <w:r w:rsidRPr="00EE5103">
        <w:rPr>
          <w:bCs/>
        </w:rPr>
        <w:t xml:space="preserve">        profile.setBounds(40, 10, 50, 50);</w:t>
      </w:r>
    </w:p>
    <w:p w14:paraId="20EFA537" w14:textId="77777777" w:rsidR="00201CAB" w:rsidRPr="00EE5103" w:rsidRDefault="00201CAB" w:rsidP="00EE5103">
      <w:pPr>
        <w:spacing w:after="0"/>
        <w:rPr>
          <w:bCs/>
        </w:rPr>
      </w:pPr>
      <w:r w:rsidRPr="00EE5103">
        <w:rPr>
          <w:bCs/>
        </w:rPr>
        <w:t xml:space="preserve">        p1.add(profile);</w:t>
      </w:r>
    </w:p>
    <w:p w14:paraId="24A1E096" w14:textId="77777777" w:rsidR="00201CAB" w:rsidRPr="00EE5103" w:rsidRDefault="00201CAB" w:rsidP="00EE5103">
      <w:pPr>
        <w:spacing w:after="0"/>
        <w:rPr>
          <w:bCs/>
        </w:rPr>
      </w:pPr>
      <w:r w:rsidRPr="00EE5103">
        <w:rPr>
          <w:bCs/>
        </w:rPr>
        <w:t xml:space="preserve">        </w:t>
      </w:r>
    </w:p>
    <w:p w14:paraId="7131A2E8" w14:textId="77777777" w:rsidR="00201CAB" w:rsidRPr="00EE5103" w:rsidRDefault="00201CAB" w:rsidP="00EE5103">
      <w:pPr>
        <w:spacing w:after="0"/>
        <w:rPr>
          <w:bCs/>
        </w:rPr>
      </w:pPr>
      <w:r w:rsidRPr="00EE5103">
        <w:rPr>
          <w:bCs/>
        </w:rPr>
        <w:t xml:space="preserve">        ImageIcon i7 = new ImageIcon(ClassLoader.getSystemResource("icons/video.png"));</w:t>
      </w:r>
    </w:p>
    <w:p w14:paraId="1843A09F" w14:textId="77777777" w:rsidR="00201CAB" w:rsidRPr="00EE5103" w:rsidRDefault="00201CAB" w:rsidP="00EE5103">
      <w:pPr>
        <w:spacing w:after="0"/>
        <w:rPr>
          <w:bCs/>
        </w:rPr>
      </w:pPr>
      <w:r w:rsidRPr="00EE5103">
        <w:rPr>
          <w:bCs/>
        </w:rPr>
        <w:t xml:space="preserve">        Image i8 = i7.getImage().getScaledInstance(30, 30, Image.SCALE_DEFAULT);</w:t>
      </w:r>
    </w:p>
    <w:p w14:paraId="7575B911" w14:textId="77777777" w:rsidR="00201CAB" w:rsidRPr="00EE5103" w:rsidRDefault="00201CAB" w:rsidP="00EE5103">
      <w:pPr>
        <w:spacing w:after="0"/>
        <w:rPr>
          <w:bCs/>
        </w:rPr>
      </w:pPr>
      <w:r w:rsidRPr="00EE5103">
        <w:rPr>
          <w:bCs/>
        </w:rPr>
        <w:t xml:space="preserve">        ImageIcon i9 = new ImageIcon(i8);</w:t>
      </w:r>
    </w:p>
    <w:p w14:paraId="4049C20E" w14:textId="77777777" w:rsidR="00201CAB" w:rsidRPr="00EE5103" w:rsidRDefault="00201CAB" w:rsidP="00EE5103">
      <w:pPr>
        <w:spacing w:after="0"/>
        <w:rPr>
          <w:bCs/>
        </w:rPr>
      </w:pPr>
      <w:r w:rsidRPr="00EE5103">
        <w:rPr>
          <w:bCs/>
        </w:rPr>
        <w:t xml:space="preserve">        JLabel video = new JLabel(i9);</w:t>
      </w:r>
    </w:p>
    <w:p w14:paraId="68A656BE" w14:textId="77777777" w:rsidR="00201CAB" w:rsidRPr="00EE5103" w:rsidRDefault="00201CAB" w:rsidP="00EE5103">
      <w:pPr>
        <w:spacing w:after="0"/>
        <w:rPr>
          <w:bCs/>
        </w:rPr>
      </w:pPr>
      <w:r w:rsidRPr="00EE5103">
        <w:rPr>
          <w:bCs/>
        </w:rPr>
        <w:t xml:space="preserve">        video.setBounds(300, 20, 30, 30);</w:t>
      </w:r>
    </w:p>
    <w:p w14:paraId="505AB80D" w14:textId="77777777" w:rsidR="00201CAB" w:rsidRPr="00EE5103" w:rsidRDefault="00201CAB" w:rsidP="00EE5103">
      <w:pPr>
        <w:spacing w:after="0"/>
        <w:rPr>
          <w:bCs/>
        </w:rPr>
      </w:pPr>
      <w:r w:rsidRPr="00EE5103">
        <w:rPr>
          <w:bCs/>
        </w:rPr>
        <w:t xml:space="preserve">        p1.add(video);</w:t>
      </w:r>
    </w:p>
    <w:p w14:paraId="43539C52" w14:textId="77777777" w:rsidR="00201CAB" w:rsidRPr="00EE5103" w:rsidRDefault="00201CAB" w:rsidP="00EE5103">
      <w:pPr>
        <w:spacing w:after="0"/>
        <w:rPr>
          <w:bCs/>
        </w:rPr>
      </w:pPr>
      <w:r w:rsidRPr="00EE5103">
        <w:rPr>
          <w:bCs/>
        </w:rPr>
        <w:t xml:space="preserve">        </w:t>
      </w:r>
    </w:p>
    <w:p w14:paraId="79A0C835" w14:textId="77777777" w:rsidR="00201CAB" w:rsidRPr="00EE5103" w:rsidRDefault="00201CAB" w:rsidP="00EE5103">
      <w:pPr>
        <w:spacing w:after="0"/>
        <w:rPr>
          <w:bCs/>
        </w:rPr>
      </w:pPr>
      <w:r w:rsidRPr="00EE5103">
        <w:rPr>
          <w:bCs/>
        </w:rPr>
        <w:t xml:space="preserve">        ImageIcon i10 = new ImageIcon(ClassLoader.getSystemResource("icons/phone.png"));</w:t>
      </w:r>
    </w:p>
    <w:p w14:paraId="282D91F7" w14:textId="77777777" w:rsidR="00201CAB" w:rsidRPr="00EE5103" w:rsidRDefault="00201CAB" w:rsidP="00EE5103">
      <w:pPr>
        <w:spacing w:after="0"/>
        <w:rPr>
          <w:bCs/>
        </w:rPr>
      </w:pPr>
      <w:r w:rsidRPr="00EE5103">
        <w:rPr>
          <w:bCs/>
        </w:rPr>
        <w:t xml:space="preserve">        Image i11 = i10.getImage().getScaledInstance(35, 30, Image.SCALE_DEFAULT);</w:t>
      </w:r>
    </w:p>
    <w:p w14:paraId="77457C2E" w14:textId="77777777" w:rsidR="00201CAB" w:rsidRPr="00EE5103" w:rsidRDefault="00201CAB" w:rsidP="00EE5103">
      <w:pPr>
        <w:spacing w:after="0"/>
        <w:rPr>
          <w:bCs/>
        </w:rPr>
      </w:pPr>
      <w:r w:rsidRPr="00EE5103">
        <w:rPr>
          <w:bCs/>
        </w:rPr>
        <w:t xml:space="preserve">        ImageIcon i12 = new ImageIcon(i11);</w:t>
      </w:r>
    </w:p>
    <w:p w14:paraId="3FB9ED8B" w14:textId="77777777" w:rsidR="00201CAB" w:rsidRPr="00EE5103" w:rsidRDefault="00201CAB" w:rsidP="00EE5103">
      <w:pPr>
        <w:spacing w:after="0"/>
        <w:rPr>
          <w:bCs/>
        </w:rPr>
      </w:pPr>
      <w:r w:rsidRPr="00EE5103">
        <w:rPr>
          <w:bCs/>
        </w:rPr>
        <w:t xml:space="preserve">        JLabel phone = new JLabel(i12);</w:t>
      </w:r>
    </w:p>
    <w:p w14:paraId="5ADAB8A6" w14:textId="77777777" w:rsidR="00201CAB" w:rsidRPr="00EE5103" w:rsidRDefault="00201CAB" w:rsidP="00EE5103">
      <w:pPr>
        <w:spacing w:after="0"/>
        <w:rPr>
          <w:bCs/>
        </w:rPr>
      </w:pPr>
      <w:r w:rsidRPr="00EE5103">
        <w:rPr>
          <w:bCs/>
        </w:rPr>
        <w:t xml:space="preserve">        phone.setBounds(360, 20, 35, 30);</w:t>
      </w:r>
    </w:p>
    <w:p w14:paraId="13EA9944" w14:textId="77777777" w:rsidR="00201CAB" w:rsidRPr="00EE5103" w:rsidRDefault="00201CAB" w:rsidP="00EE5103">
      <w:pPr>
        <w:spacing w:after="0"/>
        <w:rPr>
          <w:bCs/>
        </w:rPr>
      </w:pPr>
      <w:r w:rsidRPr="00EE5103">
        <w:rPr>
          <w:bCs/>
        </w:rPr>
        <w:t xml:space="preserve">        p1.add(phone);</w:t>
      </w:r>
    </w:p>
    <w:p w14:paraId="2A067AD4" w14:textId="77777777" w:rsidR="00201CAB" w:rsidRPr="00EE5103" w:rsidRDefault="00201CAB" w:rsidP="00EE5103">
      <w:pPr>
        <w:spacing w:after="0"/>
        <w:rPr>
          <w:bCs/>
        </w:rPr>
      </w:pPr>
      <w:r w:rsidRPr="00EE5103">
        <w:rPr>
          <w:bCs/>
        </w:rPr>
        <w:t xml:space="preserve">        </w:t>
      </w:r>
    </w:p>
    <w:p w14:paraId="55A2E889" w14:textId="77777777" w:rsidR="00201CAB" w:rsidRPr="00EE5103" w:rsidRDefault="00201CAB" w:rsidP="00EE5103">
      <w:pPr>
        <w:spacing w:after="0"/>
        <w:rPr>
          <w:bCs/>
        </w:rPr>
      </w:pPr>
      <w:r w:rsidRPr="00EE5103">
        <w:rPr>
          <w:bCs/>
        </w:rPr>
        <w:t xml:space="preserve">        ImageIcon i13 = new ImageIcon(ClassLoader.getSystemResource("icons/3icon.png"));</w:t>
      </w:r>
    </w:p>
    <w:p w14:paraId="65BFC195" w14:textId="77777777" w:rsidR="00201CAB" w:rsidRPr="00EE5103" w:rsidRDefault="00201CAB" w:rsidP="00EE5103">
      <w:pPr>
        <w:spacing w:after="0"/>
        <w:rPr>
          <w:bCs/>
        </w:rPr>
      </w:pPr>
      <w:r w:rsidRPr="00EE5103">
        <w:rPr>
          <w:bCs/>
        </w:rPr>
        <w:t xml:space="preserve">        Image i14 = i13.getImage().getScaledInstance(10, 25, Image.SCALE_DEFAULT);</w:t>
      </w:r>
    </w:p>
    <w:p w14:paraId="08726DF7" w14:textId="77777777" w:rsidR="00201CAB" w:rsidRPr="00EE5103" w:rsidRDefault="00201CAB" w:rsidP="00EE5103">
      <w:pPr>
        <w:spacing w:after="0"/>
        <w:rPr>
          <w:bCs/>
        </w:rPr>
      </w:pPr>
      <w:r w:rsidRPr="00EE5103">
        <w:rPr>
          <w:bCs/>
        </w:rPr>
        <w:t xml:space="preserve">        ImageIcon i15 = new ImageIcon(i14);</w:t>
      </w:r>
    </w:p>
    <w:p w14:paraId="28F1415F" w14:textId="77777777" w:rsidR="00201CAB" w:rsidRPr="00EE5103" w:rsidRDefault="00201CAB" w:rsidP="00EE5103">
      <w:pPr>
        <w:spacing w:after="0"/>
        <w:rPr>
          <w:bCs/>
        </w:rPr>
      </w:pPr>
      <w:r w:rsidRPr="00EE5103">
        <w:rPr>
          <w:bCs/>
        </w:rPr>
        <w:t xml:space="preserve">        JLabel morevert = new JLabel(i15);</w:t>
      </w:r>
    </w:p>
    <w:p w14:paraId="4A65AC88" w14:textId="77777777" w:rsidR="00201CAB" w:rsidRPr="00EE5103" w:rsidRDefault="00201CAB" w:rsidP="00EE5103">
      <w:pPr>
        <w:spacing w:after="0"/>
        <w:rPr>
          <w:bCs/>
        </w:rPr>
      </w:pPr>
      <w:r w:rsidRPr="00EE5103">
        <w:rPr>
          <w:bCs/>
        </w:rPr>
        <w:t xml:space="preserve">        morevert.setBounds(420, 20, 10, 25);</w:t>
      </w:r>
    </w:p>
    <w:p w14:paraId="3998C123" w14:textId="77777777" w:rsidR="00201CAB" w:rsidRPr="00EE5103" w:rsidRDefault="00201CAB" w:rsidP="00EE5103">
      <w:pPr>
        <w:spacing w:after="0"/>
        <w:rPr>
          <w:bCs/>
        </w:rPr>
      </w:pPr>
      <w:r w:rsidRPr="00EE5103">
        <w:rPr>
          <w:bCs/>
        </w:rPr>
        <w:t xml:space="preserve">        p1.add(morevert);</w:t>
      </w:r>
    </w:p>
    <w:p w14:paraId="34362C7D" w14:textId="77777777" w:rsidR="00201CAB" w:rsidRPr="00EE5103" w:rsidRDefault="00201CAB" w:rsidP="00EE5103">
      <w:pPr>
        <w:spacing w:after="0"/>
        <w:rPr>
          <w:bCs/>
        </w:rPr>
      </w:pPr>
      <w:r w:rsidRPr="00EE5103">
        <w:rPr>
          <w:bCs/>
        </w:rPr>
        <w:t xml:space="preserve">        //Name</w:t>
      </w:r>
    </w:p>
    <w:p w14:paraId="1D5589E9" w14:textId="77777777" w:rsidR="00201CAB" w:rsidRPr="00EE5103" w:rsidRDefault="00201CAB" w:rsidP="00EE5103">
      <w:pPr>
        <w:spacing w:after="0"/>
        <w:rPr>
          <w:bCs/>
        </w:rPr>
      </w:pPr>
      <w:r w:rsidRPr="00EE5103">
        <w:rPr>
          <w:bCs/>
        </w:rPr>
        <w:t xml:space="preserve">        JLabel name = new JLabel("Ajay");</w:t>
      </w:r>
    </w:p>
    <w:p w14:paraId="75986298" w14:textId="77777777" w:rsidR="00201CAB" w:rsidRPr="00EE5103" w:rsidRDefault="00201CAB" w:rsidP="00EE5103">
      <w:pPr>
        <w:spacing w:after="0"/>
        <w:rPr>
          <w:bCs/>
        </w:rPr>
      </w:pPr>
      <w:r w:rsidRPr="00EE5103">
        <w:rPr>
          <w:bCs/>
        </w:rPr>
        <w:t xml:space="preserve">        name.setBounds(110, 15, 100, 18);</w:t>
      </w:r>
    </w:p>
    <w:p w14:paraId="720B4ED6" w14:textId="77777777" w:rsidR="00201CAB" w:rsidRPr="00EE5103" w:rsidRDefault="00201CAB" w:rsidP="00EE5103">
      <w:pPr>
        <w:spacing w:after="0"/>
        <w:rPr>
          <w:bCs/>
        </w:rPr>
      </w:pPr>
      <w:r w:rsidRPr="00EE5103">
        <w:rPr>
          <w:bCs/>
        </w:rPr>
        <w:lastRenderedPageBreak/>
        <w:t xml:space="preserve">        name.setForeground(Color.WHITE);</w:t>
      </w:r>
    </w:p>
    <w:p w14:paraId="36DC5E0E" w14:textId="77777777" w:rsidR="00201CAB" w:rsidRPr="00EE5103" w:rsidRDefault="00201CAB" w:rsidP="00EE5103">
      <w:pPr>
        <w:spacing w:after="0"/>
        <w:rPr>
          <w:bCs/>
        </w:rPr>
      </w:pPr>
      <w:r w:rsidRPr="00EE5103">
        <w:rPr>
          <w:bCs/>
        </w:rPr>
        <w:t xml:space="preserve">        name.setFont(new Font("SAN_SERIF", Font.BOLD, 18));</w:t>
      </w:r>
    </w:p>
    <w:p w14:paraId="3F1111BB" w14:textId="77777777" w:rsidR="00201CAB" w:rsidRPr="00EE5103" w:rsidRDefault="00201CAB" w:rsidP="00EE5103">
      <w:pPr>
        <w:spacing w:after="0"/>
        <w:rPr>
          <w:bCs/>
        </w:rPr>
      </w:pPr>
      <w:r w:rsidRPr="00EE5103">
        <w:rPr>
          <w:bCs/>
        </w:rPr>
        <w:t xml:space="preserve">        p1.add(name);</w:t>
      </w:r>
    </w:p>
    <w:p w14:paraId="0CE21A30" w14:textId="77777777" w:rsidR="00201CAB" w:rsidRPr="00EE5103" w:rsidRDefault="00201CAB" w:rsidP="00EE5103">
      <w:pPr>
        <w:spacing w:after="0"/>
        <w:rPr>
          <w:bCs/>
        </w:rPr>
      </w:pPr>
      <w:r w:rsidRPr="00EE5103">
        <w:rPr>
          <w:bCs/>
        </w:rPr>
        <w:t xml:space="preserve">        </w:t>
      </w:r>
    </w:p>
    <w:p w14:paraId="59136273" w14:textId="77777777" w:rsidR="00201CAB" w:rsidRPr="00EE5103" w:rsidRDefault="00201CAB" w:rsidP="00EE5103">
      <w:pPr>
        <w:spacing w:after="0"/>
        <w:rPr>
          <w:bCs/>
        </w:rPr>
      </w:pPr>
      <w:r w:rsidRPr="00EE5103">
        <w:rPr>
          <w:bCs/>
        </w:rPr>
        <w:t xml:space="preserve">        JLabel status = new JLabel("Active Now");</w:t>
      </w:r>
    </w:p>
    <w:p w14:paraId="57B4CCC3" w14:textId="77777777" w:rsidR="00201CAB" w:rsidRPr="00EE5103" w:rsidRDefault="00201CAB" w:rsidP="00EE5103">
      <w:pPr>
        <w:spacing w:after="0"/>
        <w:rPr>
          <w:bCs/>
        </w:rPr>
      </w:pPr>
      <w:r w:rsidRPr="00EE5103">
        <w:rPr>
          <w:bCs/>
        </w:rPr>
        <w:t xml:space="preserve">        status.setBounds(110, 35, 100, 18);</w:t>
      </w:r>
    </w:p>
    <w:p w14:paraId="4E203FC3" w14:textId="77777777" w:rsidR="00201CAB" w:rsidRPr="00EE5103" w:rsidRDefault="00201CAB" w:rsidP="00EE5103">
      <w:pPr>
        <w:spacing w:after="0"/>
        <w:rPr>
          <w:bCs/>
        </w:rPr>
      </w:pPr>
      <w:r w:rsidRPr="00EE5103">
        <w:rPr>
          <w:bCs/>
        </w:rPr>
        <w:t xml:space="preserve">        status.setForeground(Color.WHITE);</w:t>
      </w:r>
    </w:p>
    <w:p w14:paraId="463AFD65" w14:textId="77777777" w:rsidR="00201CAB" w:rsidRPr="00EE5103" w:rsidRDefault="00201CAB" w:rsidP="00EE5103">
      <w:pPr>
        <w:spacing w:after="0"/>
        <w:rPr>
          <w:bCs/>
        </w:rPr>
      </w:pPr>
      <w:r w:rsidRPr="00EE5103">
        <w:rPr>
          <w:bCs/>
        </w:rPr>
        <w:t xml:space="preserve">        status.setFont(new Font("SAN_SERIF", Font.BOLD, 14));</w:t>
      </w:r>
    </w:p>
    <w:p w14:paraId="6017F890" w14:textId="77777777" w:rsidR="00201CAB" w:rsidRPr="00EE5103" w:rsidRDefault="00201CAB" w:rsidP="00EE5103">
      <w:pPr>
        <w:spacing w:after="0"/>
        <w:rPr>
          <w:bCs/>
        </w:rPr>
      </w:pPr>
      <w:r w:rsidRPr="00EE5103">
        <w:rPr>
          <w:bCs/>
        </w:rPr>
        <w:t xml:space="preserve">        p1.add(status);</w:t>
      </w:r>
    </w:p>
    <w:p w14:paraId="12A7833B" w14:textId="77777777" w:rsidR="00201CAB" w:rsidRPr="00EE5103" w:rsidRDefault="00201CAB" w:rsidP="00EE5103">
      <w:pPr>
        <w:spacing w:after="0"/>
        <w:rPr>
          <w:bCs/>
        </w:rPr>
      </w:pPr>
      <w:r w:rsidRPr="00EE5103">
        <w:rPr>
          <w:bCs/>
        </w:rPr>
        <w:t xml:space="preserve">        </w:t>
      </w:r>
    </w:p>
    <w:p w14:paraId="3F623CE2" w14:textId="77777777" w:rsidR="00201CAB" w:rsidRPr="00EE5103" w:rsidRDefault="00201CAB" w:rsidP="00EE5103">
      <w:pPr>
        <w:spacing w:after="0"/>
        <w:rPr>
          <w:bCs/>
        </w:rPr>
      </w:pPr>
      <w:r w:rsidRPr="00EE5103">
        <w:rPr>
          <w:bCs/>
        </w:rPr>
        <w:t xml:space="preserve">        a1 = new JPanel();</w:t>
      </w:r>
    </w:p>
    <w:p w14:paraId="36C68AC3" w14:textId="77777777" w:rsidR="00201CAB" w:rsidRPr="00EE5103" w:rsidRDefault="00201CAB" w:rsidP="00EE5103">
      <w:pPr>
        <w:spacing w:after="0"/>
        <w:rPr>
          <w:bCs/>
        </w:rPr>
      </w:pPr>
      <w:r w:rsidRPr="00EE5103">
        <w:rPr>
          <w:bCs/>
        </w:rPr>
        <w:t xml:space="preserve">        a1.setBounds(5, 75, 440, 570);</w:t>
      </w:r>
    </w:p>
    <w:p w14:paraId="79C61A73" w14:textId="77777777" w:rsidR="00201CAB" w:rsidRPr="00EE5103" w:rsidRDefault="00201CAB" w:rsidP="00EE5103">
      <w:pPr>
        <w:spacing w:after="0"/>
        <w:rPr>
          <w:bCs/>
        </w:rPr>
      </w:pPr>
      <w:r w:rsidRPr="00EE5103">
        <w:rPr>
          <w:bCs/>
        </w:rPr>
        <w:t xml:space="preserve">        f.add(a1);</w:t>
      </w:r>
    </w:p>
    <w:p w14:paraId="3FF1B626" w14:textId="77777777" w:rsidR="00201CAB" w:rsidRPr="00EE5103" w:rsidRDefault="00201CAB" w:rsidP="00EE5103">
      <w:pPr>
        <w:spacing w:after="0"/>
        <w:rPr>
          <w:bCs/>
        </w:rPr>
      </w:pPr>
      <w:r w:rsidRPr="00EE5103">
        <w:rPr>
          <w:bCs/>
        </w:rPr>
        <w:t xml:space="preserve">        </w:t>
      </w:r>
    </w:p>
    <w:p w14:paraId="36E599C3" w14:textId="77777777" w:rsidR="00201CAB" w:rsidRPr="00EE5103" w:rsidRDefault="00201CAB" w:rsidP="00EE5103">
      <w:pPr>
        <w:spacing w:after="0"/>
        <w:rPr>
          <w:bCs/>
        </w:rPr>
      </w:pPr>
      <w:r w:rsidRPr="00EE5103">
        <w:rPr>
          <w:bCs/>
        </w:rPr>
        <w:t xml:space="preserve">        text = new JTextField();</w:t>
      </w:r>
    </w:p>
    <w:p w14:paraId="21488C08" w14:textId="77777777" w:rsidR="00201CAB" w:rsidRPr="00EE5103" w:rsidRDefault="00201CAB" w:rsidP="00EE5103">
      <w:pPr>
        <w:spacing w:after="0"/>
        <w:rPr>
          <w:bCs/>
        </w:rPr>
      </w:pPr>
      <w:r w:rsidRPr="00EE5103">
        <w:rPr>
          <w:bCs/>
        </w:rPr>
        <w:t xml:space="preserve">        text.setBounds(5, 655, 310, 40);</w:t>
      </w:r>
    </w:p>
    <w:p w14:paraId="7730DF9A" w14:textId="77777777" w:rsidR="00201CAB" w:rsidRPr="00EE5103" w:rsidRDefault="00201CAB" w:rsidP="00EE5103">
      <w:pPr>
        <w:spacing w:after="0"/>
        <w:rPr>
          <w:bCs/>
        </w:rPr>
      </w:pPr>
      <w:r w:rsidRPr="00EE5103">
        <w:rPr>
          <w:bCs/>
        </w:rPr>
        <w:t xml:space="preserve">        text.setFont(new Font("SAN_SERIF", Font.PLAIN, 16));</w:t>
      </w:r>
    </w:p>
    <w:p w14:paraId="28FF08D7" w14:textId="77777777" w:rsidR="00201CAB" w:rsidRPr="00EE5103" w:rsidRDefault="00201CAB" w:rsidP="00EE5103">
      <w:pPr>
        <w:spacing w:after="0"/>
        <w:rPr>
          <w:bCs/>
        </w:rPr>
      </w:pPr>
      <w:r w:rsidRPr="00EE5103">
        <w:rPr>
          <w:bCs/>
        </w:rPr>
        <w:t xml:space="preserve">        f.add(text);</w:t>
      </w:r>
    </w:p>
    <w:p w14:paraId="5B02D72D" w14:textId="77777777" w:rsidR="00201CAB" w:rsidRPr="00EE5103" w:rsidRDefault="00201CAB" w:rsidP="00EE5103">
      <w:pPr>
        <w:spacing w:after="0"/>
        <w:rPr>
          <w:bCs/>
        </w:rPr>
      </w:pPr>
      <w:r w:rsidRPr="00EE5103">
        <w:rPr>
          <w:bCs/>
        </w:rPr>
        <w:t xml:space="preserve">        </w:t>
      </w:r>
    </w:p>
    <w:p w14:paraId="1705C699" w14:textId="77777777" w:rsidR="00201CAB" w:rsidRPr="00EE5103" w:rsidRDefault="00201CAB" w:rsidP="00EE5103">
      <w:pPr>
        <w:spacing w:after="0"/>
        <w:rPr>
          <w:bCs/>
        </w:rPr>
      </w:pPr>
      <w:r w:rsidRPr="00EE5103">
        <w:rPr>
          <w:bCs/>
        </w:rPr>
        <w:t xml:space="preserve">        JButton send = new JButton("Send");</w:t>
      </w:r>
    </w:p>
    <w:p w14:paraId="53A0889D" w14:textId="77777777" w:rsidR="00201CAB" w:rsidRPr="00EE5103" w:rsidRDefault="00201CAB" w:rsidP="00EE5103">
      <w:pPr>
        <w:spacing w:after="0"/>
        <w:rPr>
          <w:bCs/>
        </w:rPr>
      </w:pPr>
      <w:r w:rsidRPr="00EE5103">
        <w:rPr>
          <w:bCs/>
        </w:rPr>
        <w:t xml:space="preserve">        send.setBounds(320, 655, 123, 40);</w:t>
      </w:r>
    </w:p>
    <w:p w14:paraId="50A5CF3E" w14:textId="77777777" w:rsidR="00201CAB" w:rsidRPr="00EE5103" w:rsidRDefault="00201CAB" w:rsidP="00EE5103">
      <w:pPr>
        <w:spacing w:after="0"/>
        <w:rPr>
          <w:bCs/>
        </w:rPr>
      </w:pPr>
      <w:r w:rsidRPr="00EE5103">
        <w:rPr>
          <w:bCs/>
        </w:rPr>
        <w:t xml:space="preserve">        send.setBackground(new Color(7, 94, 84));</w:t>
      </w:r>
    </w:p>
    <w:p w14:paraId="040C600F" w14:textId="77777777" w:rsidR="00201CAB" w:rsidRPr="00EE5103" w:rsidRDefault="00201CAB" w:rsidP="00EE5103">
      <w:pPr>
        <w:spacing w:after="0"/>
        <w:rPr>
          <w:bCs/>
        </w:rPr>
      </w:pPr>
      <w:r w:rsidRPr="00EE5103">
        <w:rPr>
          <w:bCs/>
        </w:rPr>
        <w:t xml:space="preserve">        send.setForeground(Color.WHITE);</w:t>
      </w:r>
    </w:p>
    <w:p w14:paraId="69CDCD74" w14:textId="77777777" w:rsidR="00201CAB" w:rsidRPr="00EE5103" w:rsidRDefault="00201CAB" w:rsidP="00EE5103">
      <w:pPr>
        <w:spacing w:after="0"/>
        <w:rPr>
          <w:bCs/>
        </w:rPr>
      </w:pPr>
      <w:r w:rsidRPr="00EE5103">
        <w:rPr>
          <w:bCs/>
        </w:rPr>
        <w:t xml:space="preserve">        send.addActionListener(this);</w:t>
      </w:r>
    </w:p>
    <w:p w14:paraId="174FC937" w14:textId="77777777" w:rsidR="00201CAB" w:rsidRPr="00EE5103" w:rsidRDefault="00201CAB" w:rsidP="00EE5103">
      <w:pPr>
        <w:spacing w:after="0"/>
        <w:rPr>
          <w:bCs/>
        </w:rPr>
      </w:pPr>
      <w:r w:rsidRPr="00EE5103">
        <w:rPr>
          <w:bCs/>
        </w:rPr>
        <w:t xml:space="preserve">        send.setFont(new Font("SAN_SERIF", Font.PLAIN, 16));</w:t>
      </w:r>
    </w:p>
    <w:p w14:paraId="6AE6EFEF" w14:textId="77777777" w:rsidR="00201CAB" w:rsidRPr="00EE5103" w:rsidRDefault="00201CAB" w:rsidP="00EE5103">
      <w:pPr>
        <w:spacing w:after="0"/>
        <w:rPr>
          <w:bCs/>
        </w:rPr>
      </w:pPr>
      <w:r w:rsidRPr="00EE5103">
        <w:rPr>
          <w:bCs/>
        </w:rPr>
        <w:t xml:space="preserve">        f.add(send);</w:t>
      </w:r>
    </w:p>
    <w:p w14:paraId="388FA36E" w14:textId="77777777" w:rsidR="00201CAB" w:rsidRPr="00EE5103" w:rsidRDefault="00201CAB" w:rsidP="00EE5103">
      <w:pPr>
        <w:spacing w:after="0"/>
        <w:rPr>
          <w:bCs/>
        </w:rPr>
      </w:pPr>
      <w:r w:rsidRPr="00EE5103">
        <w:rPr>
          <w:bCs/>
        </w:rPr>
        <w:t xml:space="preserve">        </w:t>
      </w:r>
    </w:p>
    <w:p w14:paraId="797D7352" w14:textId="77777777" w:rsidR="00201CAB" w:rsidRPr="00EE5103" w:rsidRDefault="00201CAB" w:rsidP="00EE5103">
      <w:pPr>
        <w:spacing w:after="0"/>
        <w:rPr>
          <w:bCs/>
        </w:rPr>
      </w:pPr>
      <w:r w:rsidRPr="00EE5103">
        <w:rPr>
          <w:bCs/>
        </w:rPr>
        <w:t xml:space="preserve">        f.setSize(450, 700);</w:t>
      </w:r>
    </w:p>
    <w:p w14:paraId="5CBE121D" w14:textId="77777777" w:rsidR="00201CAB" w:rsidRPr="00EE5103" w:rsidRDefault="00201CAB" w:rsidP="00EE5103">
      <w:pPr>
        <w:spacing w:after="0"/>
        <w:rPr>
          <w:bCs/>
        </w:rPr>
      </w:pPr>
      <w:r w:rsidRPr="00EE5103">
        <w:rPr>
          <w:bCs/>
        </w:rPr>
        <w:t xml:space="preserve">        f.setLocation(200, 50);</w:t>
      </w:r>
    </w:p>
    <w:p w14:paraId="02C9D029" w14:textId="77777777" w:rsidR="00201CAB" w:rsidRPr="00EE5103" w:rsidRDefault="00201CAB" w:rsidP="00EE5103">
      <w:pPr>
        <w:spacing w:after="0"/>
        <w:rPr>
          <w:bCs/>
        </w:rPr>
      </w:pPr>
      <w:r w:rsidRPr="00EE5103">
        <w:rPr>
          <w:bCs/>
        </w:rPr>
        <w:t xml:space="preserve">        f.setUndecorated(true);</w:t>
      </w:r>
    </w:p>
    <w:p w14:paraId="13435E68" w14:textId="77777777" w:rsidR="00201CAB" w:rsidRPr="00EE5103" w:rsidRDefault="00201CAB" w:rsidP="00EE5103">
      <w:pPr>
        <w:spacing w:after="0"/>
        <w:rPr>
          <w:bCs/>
        </w:rPr>
      </w:pPr>
      <w:r w:rsidRPr="00EE5103">
        <w:rPr>
          <w:bCs/>
        </w:rPr>
        <w:t xml:space="preserve">        f.getContentPane().setBackground(Color.WHITE);</w:t>
      </w:r>
    </w:p>
    <w:p w14:paraId="1A898764" w14:textId="77777777" w:rsidR="00201CAB" w:rsidRPr="00EE5103" w:rsidRDefault="00201CAB" w:rsidP="00EE5103">
      <w:pPr>
        <w:spacing w:after="0"/>
        <w:rPr>
          <w:bCs/>
        </w:rPr>
      </w:pPr>
      <w:r w:rsidRPr="00EE5103">
        <w:rPr>
          <w:bCs/>
        </w:rPr>
        <w:t xml:space="preserve">        </w:t>
      </w:r>
    </w:p>
    <w:p w14:paraId="291BB603" w14:textId="77777777" w:rsidR="00201CAB" w:rsidRPr="00EE5103" w:rsidRDefault="00201CAB" w:rsidP="00EE5103">
      <w:pPr>
        <w:spacing w:after="0"/>
        <w:rPr>
          <w:bCs/>
        </w:rPr>
      </w:pPr>
      <w:r w:rsidRPr="00EE5103">
        <w:rPr>
          <w:bCs/>
        </w:rPr>
        <w:t xml:space="preserve">        f.setVisible(true);</w:t>
      </w:r>
    </w:p>
    <w:p w14:paraId="27224AC9" w14:textId="77777777" w:rsidR="00201CAB" w:rsidRPr="00EE5103" w:rsidRDefault="00201CAB" w:rsidP="00EE5103">
      <w:pPr>
        <w:spacing w:after="0"/>
        <w:rPr>
          <w:bCs/>
        </w:rPr>
      </w:pPr>
      <w:r w:rsidRPr="00EE5103">
        <w:rPr>
          <w:bCs/>
        </w:rPr>
        <w:t xml:space="preserve">    }</w:t>
      </w:r>
    </w:p>
    <w:p w14:paraId="699BD59D" w14:textId="77777777" w:rsidR="00201CAB" w:rsidRPr="00EE5103" w:rsidRDefault="00201CAB" w:rsidP="00EE5103">
      <w:pPr>
        <w:spacing w:after="0"/>
        <w:rPr>
          <w:bCs/>
        </w:rPr>
      </w:pPr>
      <w:r w:rsidRPr="00EE5103">
        <w:rPr>
          <w:bCs/>
        </w:rPr>
        <w:t xml:space="preserve">    </w:t>
      </w:r>
    </w:p>
    <w:p w14:paraId="1A5EC4A6" w14:textId="77777777" w:rsidR="00201CAB" w:rsidRPr="00EE5103" w:rsidRDefault="00201CAB" w:rsidP="00EE5103">
      <w:pPr>
        <w:spacing w:after="0"/>
        <w:rPr>
          <w:bCs/>
        </w:rPr>
      </w:pPr>
      <w:r w:rsidRPr="00EE5103">
        <w:rPr>
          <w:bCs/>
        </w:rPr>
        <w:t xml:space="preserve">    public void actionPerformed(ActionEvent ae) {</w:t>
      </w:r>
    </w:p>
    <w:p w14:paraId="40AADB43" w14:textId="77777777" w:rsidR="00201CAB" w:rsidRPr="00EE5103" w:rsidRDefault="00201CAB" w:rsidP="00EE5103">
      <w:pPr>
        <w:spacing w:after="0"/>
        <w:rPr>
          <w:bCs/>
        </w:rPr>
      </w:pPr>
      <w:r w:rsidRPr="00EE5103">
        <w:rPr>
          <w:bCs/>
        </w:rPr>
        <w:t xml:space="preserve">        try {</w:t>
      </w:r>
    </w:p>
    <w:p w14:paraId="75AA73B3" w14:textId="77777777" w:rsidR="00201CAB" w:rsidRPr="00EE5103" w:rsidRDefault="00201CAB" w:rsidP="00EE5103">
      <w:pPr>
        <w:spacing w:after="0"/>
        <w:rPr>
          <w:bCs/>
        </w:rPr>
      </w:pPr>
      <w:r w:rsidRPr="00EE5103">
        <w:rPr>
          <w:bCs/>
        </w:rPr>
        <w:t xml:space="preserve">            String out = text.getText();</w:t>
      </w:r>
    </w:p>
    <w:p w14:paraId="27259C7B" w14:textId="77777777" w:rsidR="00201CAB" w:rsidRPr="00EE5103" w:rsidRDefault="00201CAB" w:rsidP="00EE5103">
      <w:pPr>
        <w:spacing w:after="0"/>
        <w:rPr>
          <w:bCs/>
        </w:rPr>
      </w:pPr>
    </w:p>
    <w:p w14:paraId="68F0D74C" w14:textId="77777777" w:rsidR="00201CAB" w:rsidRPr="00EE5103" w:rsidRDefault="00201CAB" w:rsidP="00EE5103">
      <w:pPr>
        <w:spacing w:after="0"/>
        <w:rPr>
          <w:bCs/>
        </w:rPr>
      </w:pPr>
      <w:r w:rsidRPr="00EE5103">
        <w:rPr>
          <w:bCs/>
        </w:rPr>
        <w:t xml:space="preserve">            JPanel p2 = formatLabel(out);</w:t>
      </w:r>
    </w:p>
    <w:p w14:paraId="7A807CC9" w14:textId="77777777" w:rsidR="00201CAB" w:rsidRPr="00EE5103" w:rsidRDefault="00201CAB" w:rsidP="00EE5103">
      <w:pPr>
        <w:spacing w:after="0"/>
        <w:rPr>
          <w:bCs/>
        </w:rPr>
      </w:pPr>
    </w:p>
    <w:p w14:paraId="2E4026BA" w14:textId="77777777" w:rsidR="00201CAB" w:rsidRPr="00EE5103" w:rsidRDefault="00201CAB" w:rsidP="00EE5103">
      <w:pPr>
        <w:spacing w:after="0"/>
        <w:rPr>
          <w:bCs/>
        </w:rPr>
      </w:pPr>
      <w:r w:rsidRPr="00EE5103">
        <w:rPr>
          <w:bCs/>
        </w:rPr>
        <w:t xml:space="preserve">            a1.setLayout(new BorderLayout());</w:t>
      </w:r>
    </w:p>
    <w:p w14:paraId="6E1A8336" w14:textId="77777777" w:rsidR="00201CAB" w:rsidRPr="00EE5103" w:rsidRDefault="00201CAB" w:rsidP="00EE5103">
      <w:pPr>
        <w:spacing w:after="0"/>
        <w:rPr>
          <w:bCs/>
        </w:rPr>
      </w:pPr>
    </w:p>
    <w:p w14:paraId="0A28A010" w14:textId="77777777" w:rsidR="00201CAB" w:rsidRPr="00EE5103" w:rsidRDefault="00201CAB" w:rsidP="00EE5103">
      <w:pPr>
        <w:spacing w:after="0"/>
        <w:rPr>
          <w:bCs/>
        </w:rPr>
      </w:pPr>
      <w:r w:rsidRPr="00EE5103">
        <w:rPr>
          <w:bCs/>
        </w:rPr>
        <w:t xml:space="preserve">            JPanel right = new JPanel(new BorderLayout());</w:t>
      </w:r>
    </w:p>
    <w:p w14:paraId="53913996" w14:textId="77777777" w:rsidR="00201CAB" w:rsidRPr="00EE5103" w:rsidRDefault="00201CAB" w:rsidP="00EE5103">
      <w:pPr>
        <w:spacing w:after="0"/>
        <w:rPr>
          <w:bCs/>
        </w:rPr>
      </w:pPr>
      <w:r w:rsidRPr="00EE5103">
        <w:rPr>
          <w:bCs/>
        </w:rPr>
        <w:t xml:space="preserve">            right.add(p2, BorderLayout.LINE_END);</w:t>
      </w:r>
    </w:p>
    <w:p w14:paraId="055B1D0B" w14:textId="77777777" w:rsidR="00201CAB" w:rsidRPr="00EE5103" w:rsidRDefault="00201CAB" w:rsidP="00EE5103">
      <w:pPr>
        <w:spacing w:after="0"/>
        <w:rPr>
          <w:bCs/>
        </w:rPr>
      </w:pPr>
      <w:r w:rsidRPr="00EE5103">
        <w:rPr>
          <w:bCs/>
        </w:rPr>
        <w:lastRenderedPageBreak/>
        <w:t xml:space="preserve">            vertical.add(right);</w:t>
      </w:r>
    </w:p>
    <w:p w14:paraId="1375D18B" w14:textId="77777777" w:rsidR="00201CAB" w:rsidRPr="00EE5103" w:rsidRDefault="00201CAB" w:rsidP="00EE5103">
      <w:pPr>
        <w:spacing w:after="0"/>
        <w:rPr>
          <w:bCs/>
        </w:rPr>
      </w:pPr>
      <w:r w:rsidRPr="00EE5103">
        <w:rPr>
          <w:bCs/>
        </w:rPr>
        <w:t xml:space="preserve">            vertical.add(Box.createVerticalStrut(15));</w:t>
      </w:r>
    </w:p>
    <w:p w14:paraId="29F46ADC" w14:textId="77777777" w:rsidR="00201CAB" w:rsidRPr="00EE5103" w:rsidRDefault="00201CAB" w:rsidP="00EE5103">
      <w:pPr>
        <w:spacing w:after="0"/>
        <w:rPr>
          <w:bCs/>
        </w:rPr>
      </w:pPr>
    </w:p>
    <w:p w14:paraId="20B43797" w14:textId="77777777" w:rsidR="00201CAB" w:rsidRPr="00EE5103" w:rsidRDefault="00201CAB" w:rsidP="00EE5103">
      <w:pPr>
        <w:spacing w:after="0"/>
        <w:rPr>
          <w:bCs/>
        </w:rPr>
      </w:pPr>
      <w:r w:rsidRPr="00EE5103">
        <w:rPr>
          <w:bCs/>
        </w:rPr>
        <w:t xml:space="preserve">            a1.add(vertical, BorderLayout.PAGE_START);</w:t>
      </w:r>
    </w:p>
    <w:p w14:paraId="3CC56224" w14:textId="77777777" w:rsidR="00201CAB" w:rsidRPr="00EE5103" w:rsidRDefault="00201CAB" w:rsidP="00EE5103">
      <w:pPr>
        <w:spacing w:after="0"/>
        <w:rPr>
          <w:bCs/>
        </w:rPr>
      </w:pPr>
    </w:p>
    <w:p w14:paraId="7B52C116" w14:textId="77777777" w:rsidR="00201CAB" w:rsidRPr="00EE5103" w:rsidRDefault="00201CAB" w:rsidP="00EE5103">
      <w:pPr>
        <w:spacing w:after="0"/>
        <w:rPr>
          <w:bCs/>
        </w:rPr>
      </w:pPr>
      <w:r w:rsidRPr="00EE5103">
        <w:rPr>
          <w:bCs/>
        </w:rPr>
        <w:t xml:space="preserve">            dout.writeUTF(out);</w:t>
      </w:r>
    </w:p>
    <w:p w14:paraId="30C66A2B" w14:textId="77777777" w:rsidR="00201CAB" w:rsidRPr="00EE5103" w:rsidRDefault="00201CAB" w:rsidP="00EE5103">
      <w:pPr>
        <w:spacing w:after="0"/>
        <w:rPr>
          <w:bCs/>
        </w:rPr>
      </w:pPr>
    </w:p>
    <w:p w14:paraId="46E3D328" w14:textId="77777777" w:rsidR="00201CAB" w:rsidRPr="00EE5103" w:rsidRDefault="00201CAB" w:rsidP="00EE5103">
      <w:pPr>
        <w:spacing w:after="0"/>
        <w:rPr>
          <w:bCs/>
        </w:rPr>
      </w:pPr>
      <w:r w:rsidRPr="00EE5103">
        <w:rPr>
          <w:bCs/>
        </w:rPr>
        <w:t xml:space="preserve">            text.setText("");</w:t>
      </w:r>
    </w:p>
    <w:p w14:paraId="2D286FB6" w14:textId="77777777" w:rsidR="00201CAB" w:rsidRPr="00EE5103" w:rsidRDefault="00201CAB" w:rsidP="00EE5103">
      <w:pPr>
        <w:spacing w:after="0"/>
        <w:rPr>
          <w:bCs/>
        </w:rPr>
      </w:pPr>
    </w:p>
    <w:p w14:paraId="03526C37" w14:textId="77777777" w:rsidR="00201CAB" w:rsidRPr="00EE5103" w:rsidRDefault="00201CAB" w:rsidP="00EE5103">
      <w:pPr>
        <w:spacing w:after="0"/>
        <w:rPr>
          <w:bCs/>
        </w:rPr>
      </w:pPr>
      <w:r w:rsidRPr="00EE5103">
        <w:rPr>
          <w:bCs/>
        </w:rPr>
        <w:t xml:space="preserve">            f.repaint();</w:t>
      </w:r>
    </w:p>
    <w:p w14:paraId="0C0E3E52" w14:textId="77777777" w:rsidR="00201CAB" w:rsidRPr="00EE5103" w:rsidRDefault="00201CAB" w:rsidP="00EE5103">
      <w:pPr>
        <w:spacing w:after="0"/>
        <w:rPr>
          <w:bCs/>
        </w:rPr>
      </w:pPr>
      <w:r w:rsidRPr="00EE5103">
        <w:rPr>
          <w:bCs/>
        </w:rPr>
        <w:t xml:space="preserve">            f.invalidate();</w:t>
      </w:r>
    </w:p>
    <w:p w14:paraId="19797615" w14:textId="77777777" w:rsidR="00201CAB" w:rsidRPr="00EE5103" w:rsidRDefault="00201CAB" w:rsidP="00EE5103">
      <w:pPr>
        <w:spacing w:after="0"/>
        <w:rPr>
          <w:bCs/>
        </w:rPr>
      </w:pPr>
      <w:r w:rsidRPr="00EE5103">
        <w:rPr>
          <w:bCs/>
        </w:rPr>
        <w:t xml:space="preserve">            f.validate();   </w:t>
      </w:r>
    </w:p>
    <w:p w14:paraId="63B3C721" w14:textId="77777777" w:rsidR="00201CAB" w:rsidRPr="00EE5103" w:rsidRDefault="00201CAB" w:rsidP="00EE5103">
      <w:pPr>
        <w:spacing w:after="0"/>
        <w:rPr>
          <w:bCs/>
        </w:rPr>
      </w:pPr>
      <w:r w:rsidRPr="00EE5103">
        <w:rPr>
          <w:bCs/>
        </w:rPr>
        <w:t xml:space="preserve">        } catch (Exception e) {</w:t>
      </w:r>
    </w:p>
    <w:p w14:paraId="02EB20D6" w14:textId="77777777" w:rsidR="00201CAB" w:rsidRPr="00EE5103" w:rsidRDefault="00201CAB" w:rsidP="00EE5103">
      <w:pPr>
        <w:spacing w:after="0"/>
        <w:rPr>
          <w:bCs/>
        </w:rPr>
      </w:pPr>
      <w:r w:rsidRPr="00EE5103">
        <w:rPr>
          <w:bCs/>
        </w:rPr>
        <w:t xml:space="preserve">            e.printStackTrace();</w:t>
      </w:r>
    </w:p>
    <w:p w14:paraId="11575377" w14:textId="77777777" w:rsidR="00201CAB" w:rsidRPr="00EE5103" w:rsidRDefault="00201CAB" w:rsidP="00EE5103">
      <w:pPr>
        <w:spacing w:after="0"/>
        <w:rPr>
          <w:bCs/>
        </w:rPr>
      </w:pPr>
      <w:r w:rsidRPr="00EE5103">
        <w:rPr>
          <w:bCs/>
        </w:rPr>
        <w:t xml:space="preserve">        }</w:t>
      </w:r>
    </w:p>
    <w:p w14:paraId="5E29A5AB" w14:textId="77777777" w:rsidR="00201CAB" w:rsidRPr="00EE5103" w:rsidRDefault="00201CAB" w:rsidP="00EE5103">
      <w:pPr>
        <w:spacing w:after="0"/>
        <w:rPr>
          <w:bCs/>
        </w:rPr>
      </w:pPr>
      <w:r w:rsidRPr="00EE5103">
        <w:rPr>
          <w:bCs/>
        </w:rPr>
        <w:t xml:space="preserve">    }</w:t>
      </w:r>
    </w:p>
    <w:p w14:paraId="7EC56CC1" w14:textId="77777777" w:rsidR="00201CAB" w:rsidRPr="00EE5103" w:rsidRDefault="00201CAB" w:rsidP="00EE5103">
      <w:pPr>
        <w:spacing w:after="0"/>
        <w:rPr>
          <w:bCs/>
        </w:rPr>
      </w:pPr>
      <w:r w:rsidRPr="00EE5103">
        <w:rPr>
          <w:bCs/>
        </w:rPr>
        <w:t xml:space="preserve">    </w:t>
      </w:r>
    </w:p>
    <w:p w14:paraId="76EA2DEF" w14:textId="77777777" w:rsidR="00201CAB" w:rsidRPr="00EE5103" w:rsidRDefault="00201CAB" w:rsidP="00EE5103">
      <w:pPr>
        <w:spacing w:after="0"/>
        <w:rPr>
          <w:bCs/>
        </w:rPr>
      </w:pPr>
      <w:r w:rsidRPr="00EE5103">
        <w:rPr>
          <w:bCs/>
        </w:rPr>
        <w:t xml:space="preserve">    public static JPanel formatLabel(String out) {</w:t>
      </w:r>
    </w:p>
    <w:p w14:paraId="10F1138D" w14:textId="77777777" w:rsidR="00201CAB" w:rsidRPr="00EE5103" w:rsidRDefault="00201CAB" w:rsidP="00EE5103">
      <w:pPr>
        <w:spacing w:after="0"/>
        <w:rPr>
          <w:bCs/>
        </w:rPr>
      </w:pPr>
      <w:r w:rsidRPr="00EE5103">
        <w:rPr>
          <w:bCs/>
        </w:rPr>
        <w:t xml:space="preserve">        JPanel panel = new JPanel();</w:t>
      </w:r>
    </w:p>
    <w:p w14:paraId="0B87C717" w14:textId="77777777" w:rsidR="00201CAB" w:rsidRPr="00EE5103" w:rsidRDefault="00201CAB" w:rsidP="00EE5103">
      <w:pPr>
        <w:spacing w:after="0"/>
        <w:rPr>
          <w:bCs/>
        </w:rPr>
      </w:pPr>
      <w:r w:rsidRPr="00EE5103">
        <w:rPr>
          <w:bCs/>
        </w:rPr>
        <w:t xml:space="preserve">        panel.setLayout(new BoxLayout(panel, BoxLayout.Y_AXIS));</w:t>
      </w:r>
    </w:p>
    <w:p w14:paraId="72ED800A" w14:textId="77777777" w:rsidR="00201CAB" w:rsidRPr="00EE5103" w:rsidRDefault="00201CAB" w:rsidP="00EE5103">
      <w:pPr>
        <w:spacing w:after="0"/>
        <w:rPr>
          <w:bCs/>
        </w:rPr>
      </w:pPr>
      <w:r w:rsidRPr="00EE5103">
        <w:rPr>
          <w:bCs/>
        </w:rPr>
        <w:t xml:space="preserve">        </w:t>
      </w:r>
    </w:p>
    <w:p w14:paraId="1C55F2CD" w14:textId="77777777" w:rsidR="00201CAB" w:rsidRPr="00EE5103" w:rsidRDefault="00201CAB" w:rsidP="00EE5103">
      <w:pPr>
        <w:spacing w:after="0"/>
        <w:rPr>
          <w:bCs/>
        </w:rPr>
      </w:pPr>
      <w:r w:rsidRPr="00EE5103">
        <w:rPr>
          <w:bCs/>
        </w:rPr>
        <w:t xml:space="preserve">        JLabel output = new JLabel("&lt;html&gt;&lt;p style=\"width: 150px\"&gt;" + out + "&lt;/p&gt;&lt;/html&gt;");</w:t>
      </w:r>
    </w:p>
    <w:p w14:paraId="28505CFE" w14:textId="77777777" w:rsidR="00201CAB" w:rsidRPr="00EE5103" w:rsidRDefault="00201CAB" w:rsidP="00EE5103">
      <w:pPr>
        <w:spacing w:after="0"/>
        <w:rPr>
          <w:bCs/>
        </w:rPr>
      </w:pPr>
      <w:r w:rsidRPr="00EE5103">
        <w:rPr>
          <w:bCs/>
        </w:rPr>
        <w:t xml:space="preserve">        output.setFont(new Font("Tahoma", Font.PLAIN, 16));</w:t>
      </w:r>
    </w:p>
    <w:p w14:paraId="2E0C50CB" w14:textId="77777777" w:rsidR="00201CAB" w:rsidRPr="00EE5103" w:rsidRDefault="00201CAB" w:rsidP="00EE5103">
      <w:pPr>
        <w:spacing w:after="0"/>
        <w:rPr>
          <w:bCs/>
        </w:rPr>
      </w:pPr>
      <w:r w:rsidRPr="00EE5103">
        <w:rPr>
          <w:bCs/>
        </w:rPr>
        <w:t xml:space="preserve">        output.setBackground(new Color(37, 211, 102));</w:t>
      </w:r>
    </w:p>
    <w:p w14:paraId="29845164" w14:textId="77777777" w:rsidR="00201CAB" w:rsidRPr="00EE5103" w:rsidRDefault="00201CAB" w:rsidP="00EE5103">
      <w:pPr>
        <w:spacing w:after="0"/>
        <w:rPr>
          <w:bCs/>
        </w:rPr>
      </w:pPr>
      <w:r w:rsidRPr="00EE5103">
        <w:rPr>
          <w:bCs/>
        </w:rPr>
        <w:t xml:space="preserve">        output.setOpaque(true);</w:t>
      </w:r>
    </w:p>
    <w:p w14:paraId="54333468" w14:textId="77777777" w:rsidR="00201CAB" w:rsidRPr="00EE5103" w:rsidRDefault="00201CAB" w:rsidP="00EE5103">
      <w:pPr>
        <w:spacing w:after="0"/>
        <w:rPr>
          <w:bCs/>
        </w:rPr>
      </w:pPr>
      <w:r w:rsidRPr="00EE5103">
        <w:rPr>
          <w:bCs/>
        </w:rPr>
        <w:t xml:space="preserve">        output.setBorder(new EmptyBorder(15, 15, 15, 50));</w:t>
      </w:r>
    </w:p>
    <w:p w14:paraId="4B6E53C5" w14:textId="77777777" w:rsidR="00201CAB" w:rsidRPr="00EE5103" w:rsidRDefault="00201CAB" w:rsidP="00EE5103">
      <w:pPr>
        <w:spacing w:after="0"/>
        <w:rPr>
          <w:bCs/>
        </w:rPr>
      </w:pPr>
      <w:r w:rsidRPr="00EE5103">
        <w:rPr>
          <w:bCs/>
        </w:rPr>
        <w:t xml:space="preserve">        </w:t>
      </w:r>
    </w:p>
    <w:p w14:paraId="62908C2C" w14:textId="77777777" w:rsidR="00201CAB" w:rsidRPr="00EE5103" w:rsidRDefault="00201CAB" w:rsidP="00EE5103">
      <w:pPr>
        <w:spacing w:after="0"/>
        <w:rPr>
          <w:bCs/>
        </w:rPr>
      </w:pPr>
      <w:r w:rsidRPr="00EE5103">
        <w:rPr>
          <w:bCs/>
        </w:rPr>
        <w:t xml:space="preserve">        panel.add(output);</w:t>
      </w:r>
    </w:p>
    <w:p w14:paraId="5E5E6B7E" w14:textId="77777777" w:rsidR="00201CAB" w:rsidRPr="00EE5103" w:rsidRDefault="00201CAB" w:rsidP="00EE5103">
      <w:pPr>
        <w:spacing w:after="0"/>
        <w:rPr>
          <w:bCs/>
        </w:rPr>
      </w:pPr>
      <w:r w:rsidRPr="00EE5103">
        <w:rPr>
          <w:bCs/>
        </w:rPr>
        <w:t xml:space="preserve">        </w:t>
      </w:r>
    </w:p>
    <w:p w14:paraId="674EB61C" w14:textId="77777777" w:rsidR="00201CAB" w:rsidRPr="00EE5103" w:rsidRDefault="00201CAB" w:rsidP="00EE5103">
      <w:pPr>
        <w:spacing w:after="0"/>
        <w:rPr>
          <w:bCs/>
        </w:rPr>
      </w:pPr>
      <w:r w:rsidRPr="00EE5103">
        <w:rPr>
          <w:bCs/>
        </w:rPr>
        <w:t xml:space="preserve">        Calendar cal = Calendar.getInstance();</w:t>
      </w:r>
    </w:p>
    <w:p w14:paraId="51AD3B3E" w14:textId="77777777" w:rsidR="00201CAB" w:rsidRPr="00EE5103" w:rsidRDefault="00201CAB" w:rsidP="00EE5103">
      <w:pPr>
        <w:spacing w:after="0"/>
        <w:rPr>
          <w:bCs/>
        </w:rPr>
      </w:pPr>
      <w:r w:rsidRPr="00EE5103">
        <w:rPr>
          <w:bCs/>
        </w:rPr>
        <w:t xml:space="preserve">        SimpleDateFormat sdf = new SimpleDateFormat("HH:mm");</w:t>
      </w:r>
    </w:p>
    <w:p w14:paraId="7DC6A903" w14:textId="77777777" w:rsidR="00201CAB" w:rsidRPr="00EE5103" w:rsidRDefault="00201CAB" w:rsidP="00EE5103">
      <w:pPr>
        <w:spacing w:after="0"/>
        <w:rPr>
          <w:bCs/>
        </w:rPr>
      </w:pPr>
      <w:r w:rsidRPr="00EE5103">
        <w:rPr>
          <w:bCs/>
        </w:rPr>
        <w:t xml:space="preserve">        </w:t>
      </w:r>
    </w:p>
    <w:p w14:paraId="494EE315" w14:textId="77777777" w:rsidR="00201CAB" w:rsidRPr="00EE5103" w:rsidRDefault="00201CAB" w:rsidP="00EE5103">
      <w:pPr>
        <w:spacing w:after="0"/>
        <w:rPr>
          <w:bCs/>
        </w:rPr>
      </w:pPr>
      <w:r w:rsidRPr="00EE5103">
        <w:rPr>
          <w:bCs/>
        </w:rPr>
        <w:t xml:space="preserve">        JLabel time = new JLabel();</w:t>
      </w:r>
    </w:p>
    <w:p w14:paraId="726A745E" w14:textId="77777777" w:rsidR="00201CAB" w:rsidRPr="00EE5103" w:rsidRDefault="00201CAB" w:rsidP="00EE5103">
      <w:pPr>
        <w:spacing w:after="0"/>
        <w:rPr>
          <w:bCs/>
        </w:rPr>
      </w:pPr>
      <w:r w:rsidRPr="00EE5103">
        <w:rPr>
          <w:bCs/>
        </w:rPr>
        <w:t xml:space="preserve">        time.setText(sdf.format(cal.getTime()));</w:t>
      </w:r>
    </w:p>
    <w:p w14:paraId="78FF2EE2" w14:textId="77777777" w:rsidR="00201CAB" w:rsidRPr="00EE5103" w:rsidRDefault="00201CAB" w:rsidP="00EE5103">
      <w:pPr>
        <w:spacing w:after="0"/>
        <w:rPr>
          <w:bCs/>
        </w:rPr>
      </w:pPr>
      <w:r w:rsidRPr="00EE5103">
        <w:rPr>
          <w:bCs/>
        </w:rPr>
        <w:t xml:space="preserve">        </w:t>
      </w:r>
    </w:p>
    <w:p w14:paraId="70B6944D" w14:textId="77777777" w:rsidR="00201CAB" w:rsidRPr="00EE5103" w:rsidRDefault="00201CAB" w:rsidP="00EE5103">
      <w:pPr>
        <w:spacing w:after="0"/>
        <w:rPr>
          <w:bCs/>
        </w:rPr>
      </w:pPr>
      <w:r w:rsidRPr="00EE5103">
        <w:rPr>
          <w:bCs/>
        </w:rPr>
        <w:t xml:space="preserve">        panel.add(time);</w:t>
      </w:r>
    </w:p>
    <w:p w14:paraId="27644616" w14:textId="77777777" w:rsidR="00201CAB" w:rsidRPr="00EE5103" w:rsidRDefault="00201CAB" w:rsidP="00EE5103">
      <w:pPr>
        <w:spacing w:after="0"/>
        <w:rPr>
          <w:bCs/>
        </w:rPr>
      </w:pPr>
      <w:r w:rsidRPr="00EE5103">
        <w:rPr>
          <w:bCs/>
        </w:rPr>
        <w:t xml:space="preserve">        </w:t>
      </w:r>
    </w:p>
    <w:p w14:paraId="4CE17410" w14:textId="77777777" w:rsidR="00201CAB" w:rsidRPr="00EE5103" w:rsidRDefault="00201CAB" w:rsidP="00EE5103">
      <w:pPr>
        <w:spacing w:after="0"/>
        <w:rPr>
          <w:bCs/>
        </w:rPr>
      </w:pPr>
      <w:r w:rsidRPr="00EE5103">
        <w:rPr>
          <w:bCs/>
        </w:rPr>
        <w:t xml:space="preserve">        return panel;</w:t>
      </w:r>
    </w:p>
    <w:p w14:paraId="002E5AE4" w14:textId="77777777" w:rsidR="00201CAB" w:rsidRPr="00EE5103" w:rsidRDefault="00201CAB" w:rsidP="00EE5103">
      <w:pPr>
        <w:spacing w:after="0"/>
        <w:rPr>
          <w:bCs/>
        </w:rPr>
      </w:pPr>
      <w:r w:rsidRPr="00EE5103">
        <w:rPr>
          <w:bCs/>
        </w:rPr>
        <w:t xml:space="preserve">    }</w:t>
      </w:r>
    </w:p>
    <w:p w14:paraId="0D617E79" w14:textId="77777777" w:rsidR="00201CAB" w:rsidRPr="00EE5103" w:rsidRDefault="00201CAB" w:rsidP="00EE5103">
      <w:pPr>
        <w:spacing w:after="0"/>
        <w:rPr>
          <w:bCs/>
        </w:rPr>
      </w:pPr>
      <w:r w:rsidRPr="00EE5103">
        <w:rPr>
          <w:bCs/>
        </w:rPr>
        <w:t xml:space="preserve">    </w:t>
      </w:r>
    </w:p>
    <w:p w14:paraId="703DB0C9" w14:textId="77777777" w:rsidR="00201CAB" w:rsidRPr="00EE5103" w:rsidRDefault="00201CAB" w:rsidP="00EE5103">
      <w:pPr>
        <w:spacing w:after="0"/>
        <w:rPr>
          <w:bCs/>
        </w:rPr>
      </w:pPr>
      <w:r w:rsidRPr="00EE5103">
        <w:rPr>
          <w:bCs/>
        </w:rPr>
        <w:t xml:space="preserve">    public static void main(String[] args) {</w:t>
      </w:r>
    </w:p>
    <w:p w14:paraId="09B40C82" w14:textId="77777777" w:rsidR="00201CAB" w:rsidRPr="00EE5103" w:rsidRDefault="00201CAB" w:rsidP="00EE5103">
      <w:pPr>
        <w:spacing w:after="0"/>
        <w:rPr>
          <w:bCs/>
        </w:rPr>
      </w:pPr>
      <w:r w:rsidRPr="00EE5103">
        <w:rPr>
          <w:bCs/>
        </w:rPr>
        <w:t xml:space="preserve">        new Server();</w:t>
      </w:r>
    </w:p>
    <w:p w14:paraId="5B509C16" w14:textId="77777777" w:rsidR="00201CAB" w:rsidRPr="00EE5103" w:rsidRDefault="00201CAB" w:rsidP="00EE5103">
      <w:pPr>
        <w:spacing w:after="0"/>
        <w:rPr>
          <w:bCs/>
        </w:rPr>
      </w:pPr>
      <w:r w:rsidRPr="00EE5103">
        <w:rPr>
          <w:bCs/>
        </w:rPr>
        <w:t xml:space="preserve">        </w:t>
      </w:r>
    </w:p>
    <w:p w14:paraId="3E80CF0F" w14:textId="77777777" w:rsidR="00201CAB" w:rsidRPr="00EE5103" w:rsidRDefault="00201CAB" w:rsidP="00EE5103">
      <w:pPr>
        <w:spacing w:after="0"/>
        <w:rPr>
          <w:bCs/>
        </w:rPr>
      </w:pPr>
      <w:r w:rsidRPr="00EE5103">
        <w:rPr>
          <w:bCs/>
        </w:rPr>
        <w:t xml:space="preserve">        try {</w:t>
      </w:r>
    </w:p>
    <w:p w14:paraId="6E944ED5" w14:textId="77777777" w:rsidR="00201CAB" w:rsidRPr="00EE5103" w:rsidRDefault="00201CAB" w:rsidP="00EE5103">
      <w:pPr>
        <w:spacing w:after="0"/>
        <w:rPr>
          <w:bCs/>
        </w:rPr>
      </w:pPr>
      <w:r w:rsidRPr="00EE5103">
        <w:rPr>
          <w:bCs/>
        </w:rPr>
        <w:t xml:space="preserve">            ServerSocket skt = new ServerSocket(6001);</w:t>
      </w:r>
    </w:p>
    <w:p w14:paraId="4AA14028" w14:textId="77777777" w:rsidR="00201CAB" w:rsidRPr="00EE5103" w:rsidRDefault="00201CAB" w:rsidP="00EE5103">
      <w:pPr>
        <w:spacing w:after="0"/>
        <w:rPr>
          <w:bCs/>
        </w:rPr>
      </w:pPr>
      <w:r w:rsidRPr="00EE5103">
        <w:rPr>
          <w:bCs/>
        </w:rPr>
        <w:lastRenderedPageBreak/>
        <w:t xml:space="preserve">            while(true) {</w:t>
      </w:r>
    </w:p>
    <w:p w14:paraId="27272543" w14:textId="77777777" w:rsidR="00201CAB" w:rsidRPr="00EE5103" w:rsidRDefault="00201CAB" w:rsidP="00EE5103">
      <w:pPr>
        <w:spacing w:after="0"/>
        <w:rPr>
          <w:bCs/>
        </w:rPr>
      </w:pPr>
      <w:r w:rsidRPr="00EE5103">
        <w:rPr>
          <w:bCs/>
        </w:rPr>
        <w:t xml:space="preserve">                Socket s = skt.accept();</w:t>
      </w:r>
    </w:p>
    <w:p w14:paraId="23CD2FF1" w14:textId="77777777" w:rsidR="00201CAB" w:rsidRPr="00EE5103" w:rsidRDefault="00201CAB" w:rsidP="00EE5103">
      <w:pPr>
        <w:spacing w:after="0"/>
        <w:rPr>
          <w:bCs/>
        </w:rPr>
      </w:pPr>
      <w:r w:rsidRPr="00EE5103">
        <w:rPr>
          <w:bCs/>
        </w:rPr>
        <w:t xml:space="preserve">                DataInputStream din = new DataInputStream(s.getInputStream());</w:t>
      </w:r>
    </w:p>
    <w:p w14:paraId="11B4F7A9" w14:textId="77777777" w:rsidR="00201CAB" w:rsidRPr="00EE5103" w:rsidRDefault="00201CAB" w:rsidP="00EE5103">
      <w:pPr>
        <w:spacing w:after="0"/>
        <w:rPr>
          <w:bCs/>
        </w:rPr>
      </w:pPr>
      <w:r w:rsidRPr="00EE5103">
        <w:rPr>
          <w:bCs/>
        </w:rPr>
        <w:t xml:space="preserve">                dout = new DataOutputStream(s.getOutputStream());</w:t>
      </w:r>
    </w:p>
    <w:p w14:paraId="668DD054" w14:textId="77777777" w:rsidR="00201CAB" w:rsidRPr="00EE5103" w:rsidRDefault="00201CAB" w:rsidP="00EE5103">
      <w:pPr>
        <w:spacing w:after="0"/>
        <w:rPr>
          <w:bCs/>
        </w:rPr>
      </w:pPr>
      <w:r w:rsidRPr="00EE5103">
        <w:rPr>
          <w:bCs/>
        </w:rPr>
        <w:t xml:space="preserve">                </w:t>
      </w:r>
    </w:p>
    <w:p w14:paraId="697E20B9" w14:textId="77777777" w:rsidR="00201CAB" w:rsidRPr="00EE5103" w:rsidRDefault="00201CAB" w:rsidP="00EE5103">
      <w:pPr>
        <w:spacing w:after="0"/>
        <w:rPr>
          <w:bCs/>
        </w:rPr>
      </w:pPr>
      <w:r w:rsidRPr="00EE5103">
        <w:rPr>
          <w:bCs/>
        </w:rPr>
        <w:t xml:space="preserve">                while(true) {</w:t>
      </w:r>
    </w:p>
    <w:p w14:paraId="26BA3CDD" w14:textId="77777777" w:rsidR="00201CAB" w:rsidRPr="00EE5103" w:rsidRDefault="00201CAB" w:rsidP="00EE5103">
      <w:pPr>
        <w:spacing w:after="0"/>
        <w:rPr>
          <w:bCs/>
        </w:rPr>
      </w:pPr>
      <w:r w:rsidRPr="00EE5103">
        <w:rPr>
          <w:bCs/>
        </w:rPr>
        <w:t xml:space="preserve">                    String msg = din.readUTF();</w:t>
      </w:r>
    </w:p>
    <w:p w14:paraId="51BDB417" w14:textId="77777777" w:rsidR="00201CAB" w:rsidRPr="00EE5103" w:rsidRDefault="00201CAB" w:rsidP="00EE5103">
      <w:pPr>
        <w:spacing w:after="0"/>
        <w:rPr>
          <w:bCs/>
        </w:rPr>
      </w:pPr>
      <w:r w:rsidRPr="00EE5103">
        <w:rPr>
          <w:bCs/>
        </w:rPr>
        <w:t xml:space="preserve">                    JPanel panel = formatLabel(msg);</w:t>
      </w:r>
    </w:p>
    <w:p w14:paraId="75B2ACF8" w14:textId="77777777" w:rsidR="00201CAB" w:rsidRPr="00EE5103" w:rsidRDefault="00201CAB" w:rsidP="00EE5103">
      <w:pPr>
        <w:spacing w:after="0"/>
        <w:rPr>
          <w:bCs/>
        </w:rPr>
      </w:pPr>
      <w:r w:rsidRPr="00EE5103">
        <w:rPr>
          <w:bCs/>
        </w:rPr>
        <w:t xml:space="preserve">                    </w:t>
      </w:r>
    </w:p>
    <w:p w14:paraId="62A2A565" w14:textId="77777777" w:rsidR="00201CAB" w:rsidRPr="00EE5103" w:rsidRDefault="00201CAB" w:rsidP="00EE5103">
      <w:pPr>
        <w:spacing w:after="0"/>
        <w:rPr>
          <w:bCs/>
        </w:rPr>
      </w:pPr>
      <w:r w:rsidRPr="00EE5103">
        <w:rPr>
          <w:bCs/>
        </w:rPr>
        <w:t xml:space="preserve">                    JPanel left = new JPanel(new BorderLayout());</w:t>
      </w:r>
    </w:p>
    <w:p w14:paraId="14B004E9" w14:textId="77777777" w:rsidR="00201CAB" w:rsidRPr="00EE5103" w:rsidRDefault="00201CAB" w:rsidP="00EE5103">
      <w:pPr>
        <w:spacing w:after="0"/>
        <w:rPr>
          <w:bCs/>
        </w:rPr>
      </w:pPr>
      <w:r w:rsidRPr="00EE5103">
        <w:rPr>
          <w:bCs/>
        </w:rPr>
        <w:t xml:space="preserve">                    left.add(panel, BorderLayout.LINE_START);</w:t>
      </w:r>
    </w:p>
    <w:p w14:paraId="3FB923BB" w14:textId="77777777" w:rsidR="00201CAB" w:rsidRPr="00EE5103" w:rsidRDefault="00201CAB" w:rsidP="00EE5103">
      <w:pPr>
        <w:spacing w:after="0"/>
        <w:rPr>
          <w:bCs/>
        </w:rPr>
      </w:pPr>
      <w:r w:rsidRPr="00EE5103">
        <w:rPr>
          <w:bCs/>
        </w:rPr>
        <w:t xml:space="preserve">                    vertical.add(left);</w:t>
      </w:r>
    </w:p>
    <w:p w14:paraId="3C9C828B" w14:textId="77777777" w:rsidR="00201CAB" w:rsidRPr="00EE5103" w:rsidRDefault="00201CAB" w:rsidP="00EE5103">
      <w:pPr>
        <w:spacing w:after="0"/>
        <w:rPr>
          <w:bCs/>
        </w:rPr>
      </w:pPr>
      <w:r w:rsidRPr="00EE5103">
        <w:rPr>
          <w:bCs/>
        </w:rPr>
        <w:t xml:space="preserve">                    f.validate();</w:t>
      </w:r>
    </w:p>
    <w:p w14:paraId="5B48DE85" w14:textId="77777777" w:rsidR="00201CAB" w:rsidRPr="00EE5103" w:rsidRDefault="00201CAB" w:rsidP="00EE5103">
      <w:pPr>
        <w:spacing w:after="0"/>
        <w:rPr>
          <w:bCs/>
        </w:rPr>
      </w:pPr>
      <w:r w:rsidRPr="00EE5103">
        <w:rPr>
          <w:bCs/>
        </w:rPr>
        <w:t xml:space="preserve">                }</w:t>
      </w:r>
    </w:p>
    <w:p w14:paraId="158D6DDC" w14:textId="77777777" w:rsidR="00201CAB" w:rsidRPr="00EE5103" w:rsidRDefault="00201CAB" w:rsidP="00EE5103">
      <w:pPr>
        <w:spacing w:after="0"/>
        <w:rPr>
          <w:bCs/>
        </w:rPr>
      </w:pPr>
      <w:r w:rsidRPr="00EE5103">
        <w:rPr>
          <w:bCs/>
        </w:rPr>
        <w:t xml:space="preserve">            }</w:t>
      </w:r>
    </w:p>
    <w:p w14:paraId="6DBC46B8" w14:textId="77777777" w:rsidR="00201CAB" w:rsidRPr="00EE5103" w:rsidRDefault="00201CAB" w:rsidP="00EE5103">
      <w:pPr>
        <w:spacing w:after="0"/>
        <w:rPr>
          <w:bCs/>
        </w:rPr>
      </w:pPr>
      <w:r w:rsidRPr="00EE5103">
        <w:rPr>
          <w:bCs/>
        </w:rPr>
        <w:t xml:space="preserve">        } catch (Exception e) {</w:t>
      </w:r>
    </w:p>
    <w:p w14:paraId="6AF1EAB7" w14:textId="77777777" w:rsidR="00201CAB" w:rsidRPr="00EE5103" w:rsidRDefault="00201CAB" w:rsidP="00EE5103">
      <w:pPr>
        <w:spacing w:after="0"/>
        <w:rPr>
          <w:bCs/>
        </w:rPr>
      </w:pPr>
      <w:r w:rsidRPr="00EE5103">
        <w:rPr>
          <w:bCs/>
        </w:rPr>
        <w:t xml:space="preserve">            e.printStackTrace();</w:t>
      </w:r>
    </w:p>
    <w:p w14:paraId="5DC661A5" w14:textId="77777777" w:rsidR="00201CAB" w:rsidRPr="00EE5103" w:rsidRDefault="00201CAB" w:rsidP="00EE5103">
      <w:pPr>
        <w:spacing w:after="0"/>
        <w:rPr>
          <w:bCs/>
        </w:rPr>
      </w:pPr>
      <w:r w:rsidRPr="00EE5103">
        <w:rPr>
          <w:bCs/>
        </w:rPr>
        <w:t xml:space="preserve">        }</w:t>
      </w:r>
    </w:p>
    <w:p w14:paraId="1E9CD7D3" w14:textId="77777777" w:rsidR="00201CAB" w:rsidRPr="00EE5103" w:rsidRDefault="00201CAB" w:rsidP="00EE5103">
      <w:pPr>
        <w:spacing w:after="0"/>
        <w:rPr>
          <w:bCs/>
        </w:rPr>
      </w:pPr>
      <w:r w:rsidRPr="00EE5103">
        <w:rPr>
          <w:bCs/>
        </w:rPr>
        <w:t xml:space="preserve">    }</w:t>
      </w:r>
    </w:p>
    <w:p w14:paraId="46F6E3B6" w14:textId="02108E2D" w:rsidR="004F2A50" w:rsidRPr="00EE5103" w:rsidRDefault="00201CAB" w:rsidP="00EE5103">
      <w:pPr>
        <w:spacing w:after="0"/>
        <w:rPr>
          <w:rFonts w:ascii="Times New Roman" w:eastAsia="Times New Roman" w:hAnsi="Times New Roman" w:cs="Times New Roman"/>
          <w:bCs/>
          <w:sz w:val="24"/>
          <w:szCs w:val="24"/>
        </w:rPr>
      </w:pPr>
      <w:r w:rsidRPr="00EE5103">
        <w:rPr>
          <w:bCs/>
        </w:rPr>
        <w:t>}</w:t>
      </w:r>
      <w:r w:rsidRPr="00EE5103">
        <w:rPr>
          <w:bCs/>
        </w:rPr>
        <w:br w:type="page"/>
      </w:r>
    </w:p>
    <w:p w14:paraId="088A85CD" w14:textId="5889491D" w:rsidR="004F2A50" w:rsidRDefault="00CF3F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4.2 Flowchart:</w:t>
      </w:r>
    </w:p>
    <w:p w14:paraId="453BC44B" w14:textId="2E8B7161" w:rsidR="004F2A50" w:rsidRDefault="004F2A50">
      <w:pPr>
        <w:rPr>
          <w:rFonts w:ascii="Times New Roman" w:eastAsia="Times New Roman" w:hAnsi="Times New Roman" w:cs="Times New Roman"/>
          <w:b/>
          <w:sz w:val="24"/>
          <w:szCs w:val="24"/>
        </w:rPr>
      </w:pPr>
    </w:p>
    <w:p w14:paraId="20E63B47" w14:textId="36895FF8" w:rsidR="004F2A50" w:rsidRDefault="00F3004A">
      <w:pPr>
        <w:jc w:val="center"/>
        <w:rPr>
          <w:rFonts w:ascii="Times New Roman" w:eastAsia="Times New Roman" w:hAnsi="Times New Roman" w:cs="Times New Roman"/>
          <w:sz w:val="44"/>
          <w:szCs w:val="44"/>
        </w:rPr>
      </w:pPr>
      <w:r w:rsidRPr="00A754C5">
        <w:rPr>
          <w:noProof/>
        </w:rPr>
        <w:drawing>
          <wp:inline distT="0" distB="0" distL="0" distR="0" wp14:anchorId="351A1390" wp14:editId="70A25094">
            <wp:extent cx="6126480" cy="5539740"/>
            <wp:effectExtent l="0" t="0" r="7620" b="3810"/>
            <wp:docPr id="137593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5539740"/>
                    </a:xfrm>
                    <a:prstGeom prst="rect">
                      <a:avLst/>
                    </a:prstGeom>
                    <a:noFill/>
                    <a:ln>
                      <a:noFill/>
                    </a:ln>
                  </pic:spPr>
                </pic:pic>
              </a:graphicData>
            </a:graphic>
          </wp:inline>
        </w:drawing>
      </w:r>
    </w:p>
    <w:p w14:paraId="076F995B" w14:textId="62BC527E" w:rsidR="00F3004A" w:rsidRDefault="00F3004A" w:rsidP="00F3004A">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Fig:4.2 Flowchart of Chatting Application.</w:t>
      </w:r>
    </w:p>
    <w:p w14:paraId="570DF11F" w14:textId="77777777" w:rsidR="00F3004A" w:rsidRDefault="00F3004A">
      <w:pPr>
        <w:jc w:val="center"/>
        <w:rPr>
          <w:rFonts w:ascii="Times New Roman" w:eastAsia="Times New Roman" w:hAnsi="Times New Roman" w:cs="Times New Roman"/>
          <w:sz w:val="44"/>
          <w:szCs w:val="44"/>
        </w:rPr>
      </w:pPr>
    </w:p>
    <w:p w14:paraId="3B7CD7F4" w14:textId="27372D24" w:rsidR="004F2A50" w:rsidRDefault="004F2A50">
      <w:pPr>
        <w:jc w:val="center"/>
        <w:rPr>
          <w:rFonts w:ascii="Times New Roman" w:eastAsia="Times New Roman" w:hAnsi="Times New Roman" w:cs="Times New Roman"/>
          <w:sz w:val="44"/>
          <w:szCs w:val="44"/>
        </w:rPr>
      </w:pPr>
    </w:p>
    <w:p w14:paraId="5114996F" w14:textId="77777777" w:rsidR="004F2A50" w:rsidRDefault="004F2A50" w:rsidP="00E82F37">
      <w:pPr>
        <w:spacing w:after="120" w:line="240" w:lineRule="auto"/>
        <w:rPr>
          <w:rFonts w:ascii="Times New Roman" w:eastAsia="Times New Roman" w:hAnsi="Times New Roman" w:cs="Times New Roman"/>
          <w:b/>
          <w:i/>
          <w:sz w:val="24"/>
          <w:szCs w:val="24"/>
        </w:rPr>
      </w:pPr>
    </w:p>
    <w:p w14:paraId="0E255DB3" w14:textId="77777777" w:rsidR="00E82F37" w:rsidRDefault="00E82F37" w:rsidP="00E82F37">
      <w:pPr>
        <w:spacing w:after="120" w:line="240" w:lineRule="auto"/>
        <w:rPr>
          <w:rFonts w:ascii="Times New Roman" w:eastAsia="Times New Roman" w:hAnsi="Times New Roman" w:cs="Times New Roman"/>
          <w:b/>
          <w:sz w:val="28"/>
          <w:szCs w:val="28"/>
        </w:rPr>
      </w:pPr>
    </w:p>
    <w:p w14:paraId="1E4F25EC" w14:textId="77777777" w:rsidR="004F2A50" w:rsidRDefault="004F2A50">
      <w:pPr>
        <w:spacing w:after="120" w:line="240" w:lineRule="auto"/>
        <w:jc w:val="center"/>
        <w:rPr>
          <w:rFonts w:ascii="Times New Roman" w:eastAsia="Times New Roman" w:hAnsi="Times New Roman" w:cs="Times New Roman"/>
          <w:b/>
          <w:sz w:val="28"/>
          <w:szCs w:val="28"/>
        </w:rPr>
      </w:pPr>
    </w:p>
    <w:p w14:paraId="5D6E861B" w14:textId="77777777" w:rsidR="004F2A50" w:rsidRDefault="004F2A50">
      <w:pPr>
        <w:spacing w:after="120" w:line="240" w:lineRule="auto"/>
        <w:jc w:val="center"/>
        <w:rPr>
          <w:rFonts w:ascii="Times New Roman" w:eastAsia="Times New Roman" w:hAnsi="Times New Roman" w:cs="Times New Roman"/>
          <w:b/>
          <w:sz w:val="28"/>
          <w:szCs w:val="28"/>
        </w:rPr>
      </w:pPr>
    </w:p>
    <w:p w14:paraId="741B9C90"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Chapter-5</w:t>
      </w:r>
    </w:p>
    <w:p w14:paraId="62522996"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Interfaces</w:t>
      </w:r>
    </w:p>
    <w:p w14:paraId="05124147" w14:textId="77777777" w:rsidR="004F2A50" w:rsidRDefault="004F2A50">
      <w:pPr>
        <w:rPr>
          <w:rFonts w:ascii="Times New Roman" w:eastAsia="Times New Roman" w:hAnsi="Times New Roman" w:cs="Times New Roman"/>
          <w:sz w:val="28"/>
          <w:szCs w:val="28"/>
          <w:highlight w:val="yellow"/>
        </w:rPr>
      </w:pPr>
    </w:p>
    <w:p w14:paraId="285EF5D8" w14:textId="77777777" w:rsidR="004F2A50" w:rsidRDefault="004F2A50">
      <w:pPr>
        <w:rPr>
          <w:rFonts w:ascii="Times New Roman" w:eastAsia="Times New Roman" w:hAnsi="Times New Roman" w:cs="Times New Roman"/>
          <w:sz w:val="28"/>
          <w:szCs w:val="28"/>
          <w:highlight w:val="yellow"/>
        </w:rPr>
      </w:pPr>
    </w:p>
    <w:p w14:paraId="5E0A2A05" w14:textId="6950A5B1" w:rsidR="004F2A50" w:rsidRDefault="00E82F37">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5F15470" wp14:editId="5D5724BF">
            <wp:extent cx="5655310" cy="7056120"/>
            <wp:effectExtent l="0" t="0" r="2540" b="0"/>
            <wp:docPr id="139564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8966" name="Picture 1395648966"/>
                    <pic:cNvPicPr/>
                  </pic:nvPicPr>
                  <pic:blipFill>
                    <a:blip r:embed="rId10">
                      <a:extLst>
                        <a:ext uri="{28A0092B-C50C-407E-A947-70E740481C1C}">
                          <a14:useLocalDpi xmlns:a14="http://schemas.microsoft.com/office/drawing/2010/main" val="0"/>
                        </a:ext>
                      </a:extLst>
                    </a:blip>
                    <a:stretch>
                      <a:fillRect/>
                    </a:stretch>
                  </pic:blipFill>
                  <pic:spPr>
                    <a:xfrm>
                      <a:off x="0" y="0"/>
                      <a:ext cx="5655310" cy="7056120"/>
                    </a:xfrm>
                    <a:prstGeom prst="rect">
                      <a:avLst/>
                    </a:prstGeom>
                  </pic:spPr>
                </pic:pic>
              </a:graphicData>
            </a:graphic>
          </wp:inline>
        </w:drawing>
      </w:r>
    </w:p>
    <w:p w14:paraId="46FAF7C1" w14:textId="77777777" w:rsidR="004F2A50" w:rsidRDefault="004F2A50">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21D85083" w14:textId="27604816" w:rsidR="00F3004A" w:rsidRDefault="00000000" w:rsidP="00F3004A">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Fig:5.1 (</w:t>
      </w:r>
      <w:r w:rsidR="007F7C3F">
        <w:rPr>
          <w:rFonts w:ascii="Times New Roman" w:eastAsia="Times New Roman" w:hAnsi="Times New Roman" w:cs="Times New Roman"/>
          <w:color w:val="000000"/>
          <w:sz w:val="24"/>
          <w:szCs w:val="24"/>
        </w:rPr>
        <w:t>Chatting Application</w:t>
      </w:r>
      <w:r>
        <w:rPr>
          <w:rFonts w:ascii="Times New Roman" w:eastAsia="Times New Roman" w:hAnsi="Times New Roman" w:cs="Times New Roman"/>
          <w:color w:val="000000"/>
          <w:sz w:val="24"/>
          <w:szCs w:val="24"/>
        </w:rPr>
        <w:t xml:space="preserve"> main user interface)</w:t>
      </w:r>
    </w:p>
    <w:p w14:paraId="3A331940" w14:textId="77777777" w:rsidR="00F3004A" w:rsidRDefault="00F3004A" w:rsidP="00F3004A">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59D8E5CC" w14:textId="67D7BBB8" w:rsidR="00F3004A" w:rsidRDefault="006E7113" w:rsidP="006E7113">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A497C93" wp14:editId="4C655946">
            <wp:extent cx="5670550" cy="6981072"/>
            <wp:effectExtent l="0" t="0" r="6350" b="0"/>
            <wp:docPr id="725806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06868" name="Picture 725806868"/>
                    <pic:cNvPicPr/>
                  </pic:nvPicPr>
                  <pic:blipFill>
                    <a:blip r:embed="rId11">
                      <a:extLst>
                        <a:ext uri="{28A0092B-C50C-407E-A947-70E740481C1C}">
                          <a14:useLocalDpi xmlns:a14="http://schemas.microsoft.com/office/drawing/2010/main" val="0"/>
                        </a:ext>
                      </a:extLst>
                    </a:blip>
                    <a:stretch>
                      <a:fillRect/>
                    </a:stretch>
                  </pic:blipFill>
                  <pic:spPr>
                    <a:xfrm>
                      <a:off x="0" y="0"/>
                      <a:ext cx="5675451" cy="6987105"/>
                    </a:xfrm>
                    <a:prstGeom prst="rect">
                      <a:avLst/>
                    </a:prstGeom>
                  </pic:spPr>
                </pic:pic>
              </a:graphicData>
            </a:graphic>
          </wp:inline>
        </w:drawing>
      </w:r>
    </w:p>
    <w:p w14:paraId="37D61272" w14:textId="6BEB4B34" w:rsidR="004F2A50" w:rsidRDefault="004F2A50">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7FF59E2E" w14:textId="76090B45" w:rsidR="004F2A50" w:rsidRDefault="00000000" w:rsidP="00E82F37">
      <w:pPr>
        <w:pBdr>
          <w:top w:val="nil"/>
          <w:left w:val="nil"/>
          <w:bottom w:val="nil"/>
          <w:right w:val="nil"/>
          <w:between w:val="nil"/>
        </w:pBdr>
        <w:spacing w:after="0"/>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Fig:5.2 (</w:t>
      </w:r>
      <w:r w:rsidR="00634BDB">
        <w:rPr>
          <w:rFonts w:ascii="Times New Roman" w:eastAsia="Times New Roman" w:hAnsi="Times New Roman" w:cs="Times New Roman"/>
          <w:color w:val="000000"/>
          <w:sz w:val="24"/>
          <w:szCs w:val="24"/>
        </w:rPr>
        <w:t>Chatting application</w:t>
      </w:r>
      <w:r>
        <w:rPr>
          <w:rFonts w:ascii="Times New Roman" w:eastAsia="Times New Roman" w:hAnsi="Times New Roman" w:cs="Times New Roman"/>
          <w:color w:val="000000"/>
          <w:sz w:val="24"/>
          <w:szCs w:val="24"/>
        </w:rPr>
        <w:t xml:space="preserve"> user interface </w:t>
      </w:r>
      <w:r w:rsidR="00634BDB">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w:t>
      </w:r>
    </w:p>
    <w:p w14:paraId="0CC25A34" w14:textId="77777777" w:rsidR="004F2A50" w:rsidRDefault="004F2A50">
      <w:pPr>
        <w:ind w:left="720"/>
        <w:jc w:val="center"/>
        <w:rPr>
          <w:rFonts w:ascii="Times New Roman" w:eastAsia="Times New Roman" w:hAnsi="Times New Roman" w:cs="Times New Roman"/>
          <w:sz w:val="24"/>
          <w:szCs w:val="24"/>
        </w:rPr>
      </w:pPr>
    </w:p>
    <w:p w14:paraId="170B2A60" w14:textId="56528455" w:rsidR="004F2A50"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interface 1</w:t>
      </w:r>
      <w:r w:rsidR="00E82F37">
        <w:rPr>
          <w:rFonts w:ascii="Times New Roman" w:eastAsia="Times New Roman" w:hAnsi="Times New Roman" w:cs="Times New Roman"/>
          <w:sz w:val="24"/>
          <w:szCs w:val="24"/>
        </w:rPr>
        <w:t xml:space="preserve"> The main page is Displayed. </w:t>
      </w:r>
      <w:r>
        <w:rPr>
          <w:rFonts w:ascii="Times New Roman" w:eastAsia="Times New Roman" w:hAnsi="Times New Roman" w:cs="Times New Roman"/>
          <w:sz w:val="24"/>
          <w:szCs w:val="24"/>
        </w:rPr>
        <w:t xml:space="preserve">while in the interface 2, </w:t>
      </w:r>
      <w:r w:rsidR="00E82F37">
        <w:rPr>
          <w:rFonts w:ascii="Times New Roman" w:eastAsia="Times New Roman" w:hAnsi="Times New Roman" w:cs="Times New Roman"/>
          <w:sz w:val="24"/>
          <w:szCs w:val="24"/>
        </w:rPr>
        <w:t>the chatting through the text messages is displayed.</w:t>
      </w:r>
      <w:r>
        <w:br w:type="page"/>
      </w:r>
    </w:p>
    <w:p w14:paraId="2265622B" w14:textId="77777777" w:rsidR="004F2A50" w:rsidRDefault="004F2A50">
      <w:pPr>
        <w:spacing w:after="0"/>
        <w:ind w:left="-340"/>
        <w:rPr>
          <w:rFonts w:ascii="Times New Roman" w:eastAsia="Times New Roman" w:hAnsi="Times New Roman" w:cs="Times New Roman"/>
          <w:sz w:val="24"/>
          <w:szCs w:val="24"/>
        </w:rPr>
      </w:pPr>
    </w:p>
    <w:p w14:paraId="2673D56D"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Chapter-6</w:t>
      </w:r>
    </w:p>
    <w:p w14:paraId="5349D979" w14:textId="77777777" w:rsidR="00F6006F" w:rsidRDefault="00F6006F">
      <w:pPr>
        <w:spacing w:after="120" w:line="240" w:lineRule="auto"/>
        <w:jc w:val="center"/>
        <w:rPr>
          <w:rFonts w:ascii="Times New Roman" w:eastAsia="Times New Roman" w:hAnsi="Times New Roman" w:cs="Times New Roman"/>
          <w:b/>
          <w:sz w:val="28"/>
          <w:szCs w:val="28"/>
        </w:rPr>
      </w:pPr>
    </w:p>
    <w:p w14:paraId="44CF8D37" w14:textId="77777777" w:rsidR="004F2A50" w:rsidRDefault="00000000">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61D03D68" w14:textId="77777777" w:rsidR="00F6006F" w:rsidRDefault="00F6006F">
      <w:pPr>
        <w:spacing w:after="120" w:line="240" w:lineRule="auto"/>
        <w:jc w:val="center"/>
        <w:rPr>
          <w:rFonts w:ascii="Times New Roman" w:eastAsia="Times New Roman" w:hAnsi="Times New Roman" w:cs="Times New Roman"/>
          <w:b/>
          <w:sz w:val="28"/>
          <w:szCs w:val="28"/>
        </w:rPr>
      </w:pPr>
    </w:p>
    <w:p w14:paraId="65257FCE" w14:textId="77777777" w:rsidR="00F6006F" w:rsidRDefault="00F6006F">
      <w:pPr>
        <w:spacing w:after="120" w:line="240" w:lineRule="auto"/>
        <w:jc w:val="center"/>
        <w:rPr>
          <w:rFonts w:ascii="Times New Roman" w:eastAsia="Times New Roman" w:hAnsi="Times New Roman" w:cs="Times New Roman"/>
          <w:b/>
          <w:sz w:val="28"/>
          <w:szCs w:val="28"/>
        </w:rPr>
      </w:pPr>
    </w:p>
    <w:p w14:paraId="539E304D" w14:textId="773E48AD" w:rsidR="000E742B" w:rsidRPr="000E742B" w:rsidRDefault="000E742B" w:rsidP="00EF125B">
      <w:p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color w:val="000000"/>
          <w:sz w:val="24"/>
          <w:szCs w:val="24"/>
        </w:rPr>
        <w:t xml:space="preserve">We can customize the interface by adding additional features such as date, </w:t>
      </w:r>
      <w:r w:rsidR="00F6006F" w:rsidRPr="000E742B">
        <w:rPr>
          <w:rFonts w:ascii="Times New Roman" w:eastAsia="Times New Roman" w:hAnsi="Times New Roman" w:cs="Times New Roman"/>
          <w:color w:val="000000"/>
          <w:sz w:val="24"/>
          <w:szCs w:val="24"/>
        </w:rPr>
        <w:t>Video, Image</w:t>
      </w:r>
      <w:r w:rsidRPr="000E742B">
        <w:rPr>
          <w:rFonts w:ascii="Times New Roman" w:eastAsia="Times New Roman" w:hAnsi="Times New Roman" w:cs="Times New Roman"/>
          <w:color w:val="000000"/>
          <w:sz w:val="24"/>
          <w:szCs w:val="24"/>
        </w:rPr>
        <w:t>, Audio, etc. </w:t>
      </w:r>
    </w:p>
    <w:p w14:paraId="76AFCFFD" w14:textId="77777777" w:rsidR="000E742B" w:rsidRPr="000E742B" w:rsidRDefault="000E742B" w:rsidP="00EF125B">
      <w:pPr>
        <w:jc w:val="both"/>
        <w:rPr>
          <w:rFonts w:ascii="Times New Roman" w:eastAsia="Times New Roman" w:hAnsi="Times New Roman" w:cs="Times New Roman"/>
          <w:color w:val="000000"/>
          <w:sz w:val="24"/>
          <w:szCs w:val="24"/>
        </w:rPr>
      </w:pPr>
    </w:p>
    <w:p w14:paraId="51CB0AD4" w14:textId="77777777" w:rsidR="000E742B" w:rsidRPr="000E742B" w:rsidRDefault="000E742B" w:rsidP="00EF125B">
      <w:p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color w:val="000000"/>
          <w:sz w:val="24"/>
          <w:szCs w:val="24"/>
        </w:rPr>
        <w:t xml:space="preserve">This project can focuses on developing a </w:t>
      </w:r>
      <w:r w:rsidRPr="000E742B">
        <w:rPr>
          <w:rFonts w:ascii="Times New Roman" w:eastAsia="Times New Roman" w:hAnsi="Times New Roman" w:cs="Times New Roman"/>
          <w:b/>
          <w:bCs/>
          <w:color w:val="000000"/>
          <w:sz w:val="24"/>
          <w:szCs w:val="24"/>
        </w:rPr>
        <w:t>basic messaging application</w:t>
      </w:r>
      <w:r w:rsidRPr="000E742B">
        <w:rPr>
          <w:rFonts w:ascii="Times New Roman" w:eastAsia="Times New Roman" w:hAnsi="Times New Roman" w:cs="Times New Roman"/>
          <w:color w:val="000000"/>
          <w:sz w:val="24"/>
          <w:szCs w:val="24"/>
        </w:rPr>
        <w:t xml:space="preserve"> with key features such as:</w:t>
      </w:r>
    </w:p>
    <w:p w14:paraId="756B52D6" w14:textId="77777777" w:rsidR="000E742B" w:rsidRPr="000E742B" w:rsidRDefault="000E742B" w:rsidP="00EF125B">
      <w:pPr>
        <w:numPr>
          <w:ilvl w:val="0"/>
          <w:numId w:val="20"/>
        </w:num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b/>
          <w:bCs/>
          <w:color w:val="000000"/>
          <w:sz w:val="24"/>
          <w:szCs w:val="24"/>
        </w:rPr>
        <w:t>User Authentication:</w:t>
      </w:r>
      <w:r w:rsidRPr="000E742B">
        <w:rPr>
          <w:rFonts w:ascii="Times New Roman" w:eastAsia="Times New Roman" w:hAnsi="Times New Roman" w:cs="Times New Roman"/>
          <w:color w:val="000000"/>
          <w:sz w:val="24"/>
          <w:szCs w:val="24"/>
        </w:rPr>
        <w:t xml:space="preserve"> Users can register, log in, and manage their profiles.</w:t>
      </w:r>
    </w:p>
    <w:p w14:paraId="3155C432" w14:textId="77777777" w:rsidR="000E742B" w:rsidRPr="000E742B" w:rsidRDefault="000E742B" w:rsidP="00EF125B">
      <w:pPr>
        <w:numPr>
          <w:ilvl w:val="0"/>
          <w:numId w:val="20"/>
        </w:num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b/>
          <w:bCs/>
          <w:color w:val="000000"/>
          <w:sz w:val="24"/>
          <w:szCs w:val="24"/>
        </w:rPr>
        <w:t>Text Messaging:</w:t>
      </w:r>
      <w:r w:rsidRPr="000E742B">
        <w:rPr>
          <w:rFonts w:ascii="Times New Roman" w:eastAsia="Times New Roman" w:hAnsi="Times New Roman" w:cs="Times New Roman"/>
          <w:color w:val="000000"/>
          <w:sz w:val="24"/>
          <w:szCs w:val="24"/>
        </w:rPr>
        <w:t xml:space="preserve"> Real-time text chat functionality for one-on-one communication.</w:t>
      </w:r>
    </w:p>
    <w:p w14:paraId="42546DBB" w14:textId="77777777" w:rsidR="000E742B" w:rsidRPr="000E742B" w:rsidRDefault="000E742B" w:rsidP="00EF125B">
      <w:pPr>
        <w:numPr>
          <w:ilvl w:val="0"/>
          <w:numId w:val="20"/>
        </w:num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b/>
          <w:bCs/>
          <w:color w:val="000000"/>
          <w:sz w:val="24"/>
          <w:szCs w:val="24"/>
        </w:rPr>
        <w:t>Multimedia Sharing:</w:t>
      </w:r>
      <w:r w:rsidRPr="000E742B">
        <w:rPr>
          <w:rFonts w:ascii="Times New Roman" w:eastAsia="Times New Roman" w:hAnsi="Times New Roman" w:cs="Times New Roman"/>
          <w:color w:val="000000"/>
          <w:sz w:val="24"/>
          <w:szCs w:val="24"/>
        </w:rPr>
        <w:t xml:space="preserve"> Users can send images, videos, and audio files.</w:t>
      </w:r>
    </w:p>
    <w:p w14:paraId="3C028849" w14:textId="77777777" w:rsidR="000E742B" w:rsidRPr="000E742B" w:rsidRDefault="000E742B" w:rsidP="00EF125B">
      <w:pPr>
        <w:numPr>
          <w:ilvl w:val="0"/>
          <w:numId w:val="20"/>
        </w:num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b/>
          <w:bCs/>
          <w:color w:val="000000"/>
          <w:sz w:val="24"/>
          <w:szCs w:val="24"/>
        </w:rPr>
        <w:t>Group Chat:</w:t>
      </w:r>
      <w:r w:rsidRPr="000E742B">
        <w:rPr>
          <w:rFonts w:ascii="Times New Roman" w:eastAsia="Times New Roman" w:hAnsi="Times New Roman" w:cs="Times New Roman"/>
          <w:color w:val="000000"/>
          <w:sz w:val="24"/>
          <w:szCs w:val="24"/>
        </w:rPr>
        <w:t xml:space="preserve"> Functionality to create and participate in group conversations.</w:t>
      </w:r>
    </w:p>
    <w:p w14:paraId="48331AD5" w14:textId="77777777" w:rsidR="000E742B" w:rsidRPr="000E742B" w:rsidRDefault="000E742B" w:rsidP="00EF125B">
      <w:pPr>
        <w:numPr>
          <w:ilvl w:val="0"/>
          <w:numId w:val="20"/>
        </w:num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b/>
          <w:bCs/>
          <w:color w:val="000000"/>
          <w:sz w:val="24"/>
          <w:szCs w:val="24"/>
        </w:rPr>
        <w:t>Notifications:</w:t>
      </w:r>
      <w:r w:rsidRPr="000E742B">
        <w:rPr>
          <w:rFonts w:ascii="Times New Roman" w:eastAsia="Times New Roman" w:hAnsi="Times New Roman" w:cs="Times New Roman"/>
          <w:color w:val="000000"/>
          <w:sz w:val="24"/>
          <w:szCs w:val="24"/>
        </w:rPr>
        <w:t xml:space="preserve"> Users are notified of new messages.</w:t>
      </w:r>
    </w:p>
    <w:p w14:paraId="6B992DB3" w14:textId="77777777" w:rsidR="000E742B" w:rsidRPr="000E742B" w:rsidRDefault="000E742B" w:rsidP="00EF125B">
      <w:pPr>
        <w:jc w:val="both"/>
        <w:rPr>
          <w:rFonts w:ascii="Times New Roman" w:eastAsia="Times New Roman" w:hAnsi="Times New Roman" w:cs="Times New Roman"/>
          <w:color w:val="000000"/>
          <w:sz w:val="24"/>
          <w:szCs w:val="24"/>
        </w:rPr>
      </w:pPr>
      <w:r w:rsidRPr="000E742B">
        <w:rPr>
          <w:rFonts w:ascii="Times New Roman" w:eastAsia="Times New Roman" w:hAnsi="Times New Roman" w:cs="Times New Roman"/>
          <w:color w:val="000000"/>
          <w:sz w:val="24"/>
          <w:szCs w:val="24"/>
        </w:rPr>
        <w:t>The application will be built using commonly used technologies, focusing on the front-end and back-end components of the app. This project will cover both mobile and web-based platforms, providing a full-stack approach to development.</w:t>
      </w:r>
    </w:p>
    <w:p w14:paraId="0AF503D1" w14:textId="77777777" w:rsidR="00884E64" w:rsidRDefault="00884E64" w:rsidP="00884E64">
      <w:pPr>
        <w:jc w:val="both"/>
        <w:rPr>
          <w:rFonts w:ascii="Times New Roman" w:eastAsia="Times New Roman" w:hAnsi="Times New Roman" w:cs="Times New Roman"/>
          <w:b/>
          <w:color w:val="000000"/>
          <w:sz w:val="28"/>
          <w:szCs w:val="28"/>
        </w:rPr>
      </w:pPr>
    </w:p>
    <w:p w14:paraId="3B97024D" w14:textId="77777777" w:rsidR="00884E64" w:rsidRDefault="00884E64" w:rsidP="00884E64">
      <w:pPr>
        <w:jc w:val="both"/>
        <w:rPr>
          <w:rFonts w:ascii="Times New Roman" w:eastAsia="Times New Roman" w:hAnsi="Times New Roman" w:cs="Times New Roman"/>
          <w:b/>
          <w:color w:val="000000"/>
          <w:sz w:val="28"/>
          <w:szCs w:val="28"/>
        </w:rPr>
      </w:pPr>
    </w:p>
    <w:p w14:paraId="5385A019" w14:textId="77777777" w:rsidR="00884E64" w:rsidRDefault="00884E64" w:rsidP="00884E64">
      <w:pPr>
        <w:jc w:val="both"/>
        <w:rPr>
          <w:rFonts w:ascii="Times New Roman" w:eastAsia="Times New Roman" w:hAnsi="Times New Roman" w:cs="Times New Roman"/>
          <w:b/>
          <w:color w:val="000000"/>
          <w:sz w:val="28"/>
          <w:szCs w:val="28"/>
        </w:rPr>
      </w:pPr>
    </w:p>
    <w:p w14:paraId="0489A81D" w14:textId="77777777" w:rsidR="00884E64" w:rsidRDefault="00884E64" w:rsidP="00884E64">
      <w:pPr>
        <w:jc w:val="both"/>
        <w:rPr>
          <w:rFonts w:ascii="Times New Roman" w:eastAsia="Times New Roman" w:hAnsi="Times New Roman" w:cs="Times New Roman"/>
          <w:b/>
          <w:color w:val="000000"/>
          <w:sz w:val="28"/>
          <w:szCs w:val="28"/>
        </w:rPr>
      </w:pPr>
    </w:p>
    <w:p w14:paraId="01180948" w14:textId="77777777" w:rsidR="00884E64" w:rsidRDefault="00884E64" w:rsidP="00884E64">
      <w:pPr>
        <w:jc w:val="both"/>
        <w:rPr>
          <w:rFonts w:ascii="Times New Roman" w:eastAsia="Times New Roman" w:hAnsi="Times New Roman" w:cs="Times New Roman"/>
          <w:b/>
          <w:color w:val="000000"/>
          <w:sz w:val="28"/>
          <w:szCs w:val="28"/>
        </w:rPr>
      </w:pPr>
    </w:p>
    <w:p w14:paraId="4326B6D9" w14:textId="77777777" w:rsidR="00884E64" w:rsidRDefault="00884E64" w:rsidP="00884E64">
      <w:pPr>
        <w:jc w:val="both"/>
        <w:rPr>
          <w:rFonts w:ascii="Times New Roman" w:eastAsia="Times New Roman" w:hAnsi="Times New Roman" w:cs="Times New Roman"/>
          <w:b/>
          <w:color w:val="000000"/>
          <w:sz w:val="28"/>
          <w:szCs w:val="28"/>
        </w:rPr>
      </w:pPr>
    </w:p>
    <w:p w14:paraId="5011E057" w14:textId="77777777" w:rsidR="00884E64" w:rsidRDefault="00884E64" w:rsidP="00884E64">
      <w:pPr>
        <w:jc w:val="both"/>
        <w:rPr>
          <w:rFonts w:ascii="Times New Roman" w:eastAsia="Times New Roman" w:hAnsi="Times New Roman" w:cs="Times New Roman"/>
          <w:b/>
          <w:color w:val="000000"/>
          <w:sz w:val="28"/>
          <w:szCs w:val="28"/>
        </w:rPr>
      </w:pPr>
    </w:p>
    <w:p w14:paraId="7F045707" w14:textId="77777777" w:rsidR="00884E64" w:rsidRDefault="00884E64" w:rsidP="00884E64">
      <w:pPr>
        <w:jc w:val="both"/>
        <w:rPr>
          <w:rFonts w:ascii="Times New Roman" w:eastAsia="Times New Roman" w:hAnsi="Times New Roman" w:cs="Times New Roman"/>
          <w:b/>
          <w:color w:val="000000"/>
          <w:sz w:val="28"/>
          <w:szCs w:val="28"/>
        </w:rPr>
      </w:pPr>
    </w:p>
    <w:p w14:paraId="5A143A23" w14:textId="77777777" w:rsidR="00884E64" w:rsidRDefault="00884E64" w:rsidP="00884E64">
      <w:pPr>
        <w:jc w:val="both"/>
        <w:rPr>
          <w:rFonts w:ascii="Times New Roman" w:eastAsia="Times New Roman" w:hAnsi="Times New Roman" w:cs="Times New Roman"/>
          <w:b/>
          <w:color w:val="000000"/>
          <w:sz w:val="28"/>
          <w:szCs w:val="28"/>
        </w:rPr>
      </w:pPr>
    </w:p>
    <w:p w14:paraId="0F7F752F" w14:textId="77777777" w:rsidR="00884E64" w:rsidRDefault="00884E64" w:rsidP="00884E64">
      <w:pPr>
        <w:jc w:val="both"/>
        <w:rPr>
          <w:rFonts w:ascii="Times New Roman" w:eastAsia="Times New Roman" w:hAnsi="Times New Roman" w:cs="Times New Roman"/>
          <w:b/>
          <w:color w:val="000000"/>
          <w:sz w:val="28"/>
          <w:szCs w:val="28"/>
        </w:rPr>
      </w:pPr>
    </w:p>
    <w:p w14:paraId="6E9CB9E7" w14:textId="77777777" w:rsidR="00884E64" w:rsidRDefault="00884E64" w:rsidP="00884E64">
      <w:pPr>
        <w:jc w:val="both"/>
        <w:rPr>
          <w:rFonts w:ascii="Times New Roman" w:eastAsia="Times New Roman" w:hAnsi="Times New Roman" w:cs="Times New Roman"/>
          <w:b/>
          <w:color w:val="000000"/>
          <w:sz w:val="28"/>
          <w:szCs w:val="28"/>
        </w:rPr>
      </w:pPr>
    </w:p>
    <w:p w14:paraId="1D88EB38" w14:textId="77777777" w:rsidR="00884E64" w:rsidRDefault="00884E64" w:rsidP="00884E64">
      <w:pPr>
        <w:jc w:val="both"/>
        <w:rPr>
          <w:rFonts w:ascii="Times New Roman" w:eastAsia="Times New Roman" w:hAnsi="Times New Roman" w:cs="Times New Roman"/>
          <w:b/>
          <w:color w:val="000000"/>
          <w:sz w:val="28"/>
          <w:szCs w:val="28"/>
        </w:rPr>
      </w:pPr>
    </w:p>
    <w:p w14:paraId="17C6F879" w14:textId="714C619B" w:rsidR="004F2A50" w:rsidRDefault="00884E64" w:rsidP="00884E64">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000000">
        <w:rPr>
          <w:rFonts w:ascii="Times New Roman" w:eastAsia="Times New Roman" w:hAnsi="Times New Roman" w:cs="Times New Roman"/>
          <w:b/>
          <w:color w:val="000000"/>
          <w:sz w:val="28"/>
          <w:szCs w:val="28"/>
        </w:rPr>
        <w:t>References</w:t>
      </w:r>
    </w:p>
    <w:p w14:paraId="47370689" w14:textId="77777777" w:rsidR="004F2A50" w:rsidRDefault="004F2A50">
      <w:pPr>
        <w:jc w:val="center"/>
        <w:rPr>
          <w:rFonts w:ascii="Times New Roman" w:eastAsia="Times New Roman" w:hAnsi="Times New Roman" w:cs="Times New Roman"/>
          <w:b/>
          <w:color w:val="000000"/>
          <w:sz w:val="28"/>
          <w:szCs w:val="28"/>
        </w:rPr>
      </w:pPr>
    </w:p>
    <w:p w14:paraId="250281AD" w14:textId="77777777" w:rsidR="004F2A50" w:rsidRDefault="004F2A50" w:rsidP="006E7113">
      <w:pPr>
        <w:jc w:val="both"/>
        <w:rPr>
          <w:rFonts w:ascii="Times New Roman" w:eastAsia="Times New Roman" w:hAnsi="Times New Roman" w:cs="Times New Roman"/>
          <w:b/>
          <w:color w:val="000000"/>
          <w:sz w:val="28"/>
          <w:szCs w:val="28"/>
        </w:rPr>
      </w:pPr>
    </w:p>
    <w:p w14:paraId="6C357D65" w14:textId="681A9F62" w:rsidR="004F2A50" w:rsidRDefault="00000000" w:rsidP="006E7113">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Journal Article Abstract (accessed from online database)</w:t>
      </w:r>
    </w:p>
    <w:p w14:paraId="5B188AB2" w14:textId="7D11337E" w:rsidR="004F2A50" w:rsidRDefault="00000000" w:rsidP="006E7113">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w:t>
      </w:r>
      <w:r w:rsidR="00D34D9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CODING NINJAS, </w:t>
      </w:r>
      <w:hyperlink r:id="rId12" w:history="1">
        <w:r w:rsidR="00D34D98" w:rsidRPr="000C7A65">
          <w:rPr>
            <w:rStyle w:val="Hyperlink"/>
            <w:rFonts w:ascii="Times New Roman" w:eastAsia="Times New Roman" w:hAnsi="Times New Roman" w:cs="Times New Roman"/>
            <w:sz w:val="24"/>
            <w:szCs w:val="24"/>
          </w:rPr>
          <w:t>https://www.codingninjas.com/studio/library/Chatting</w:t>
        </w:r>
      </w:hyperlink>
      <w:r w:rsidR="00D34D98">
        <w:rPr>
          <w:rFonts w:ascii="Times New Roman" w:eastAsia="Times New Roman" w:hAnsi="Times New Roman" w:cs="Times New Roman"/>
          <w:color w:val="000000"/>
          <w:sz w:val="24"/>
          <w:szCs w:val="24"/>
        </w:rPr>
        <w:t xml:space="preserve"> Application using Java.</w:t>
      </w:r>
    </w:p>
    <w:p w14:paraId="200AD689" w14:textId="68A22F94" w:rsidR="00D34D98" w:rsidRDefault="00D34D98" w:rsidP="006E7113">
      <w:pPr>
        <w:jc w:val="both"/>
        <w:rPr>
          <w:rFonts w:ascii="Times New Roman" w:eastAsia="Times New Roman" w:hAnsi="Times New Roman" w:cs="Times New Roman"/>
          <w:color w:val="000000"/>
          <w:sz w:val="24"/>
          <w:szCs w:val="24"/>
        </w:rPr>
      </w:pPr>
      <w:r w:rsidRPr="00D34D98">
        <w:rPr>
          <w:rFonts w:ascii="Times New Roman" w:eastAsia="Times New Roman" w:hAnsi="Times New Roman" w:cs="Times New Roman"/>
          <w:color w:val="000000"/>
          <w:sz w:val="24"/>
          <w:szCs w:val="24"/>
        </w:rPr>
        <w:t>Socket.io Documentation: https://socket.io/docs</w:t>
      </w:r>
    </w:p>
    <w:p w14:paraId="578DA402" w14:textId="6061652A" w:rsidR="004F2A50" w:rsidRDefault="00000000" w:rsidP="006E7113">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Books Single Author</w:t>
      </w:r>
    </w:p>
    <w:p w14:paraId="6FD9B64B" w14:textId="1372F20C" w:rsidR="004F2A50" w:rsidRDefault="00A769CA" w:rsidP="00F6006F">
      <w:pPr>
        <w:rPr>
          <w:rFonts w:ascii="Times New Roman" w:eastAsia="Times New Roman" w:hAnsi="Times New Roman" w:cs="Times New Roman"/>
          <w:color w:val="000000"/>
          <w:sz w:val="24"/>
          <w:szCs w:val="24"/>
        </w:rPr>
      </w:pPr>
      <w:r w:rsidRPr="00A769CA">
        <w:rPr>
          <w:rFonts w:ascii="Times New Roman" w:eastAsia="Times New Roman" w:hAnsi="Times New Roman" w:cs="Times New Roman"/>
          <w:color w:val="000000"/>
          <w:sz w:val="24"/>
          <w:szCs w:val="24"/>
        </w:rPr>
        <w:t>Kathy Walrath, Mary Campione, Alison Huml, and Sharon Zakhour</w:t>
      </w:r>
      <w:r>
        <w:rPr>
          <w:rFonts w:ascii="Times New Roman" w:eastAsia="Times New Roman" w:hAnsi="Times New Roman" w:cs="Times New Roman"/>
          <w:color w:val="000000"/>
          <w:sz w:val="24"/>
          <w:szCs w:val="24"/>
        </w:rPr>
        <w:t xml:space="preserve">, </w:t>
      </w:r>
      <w:r w:rsidRPr="00A769CA">
        <w:rPr>
          <w:rFonts w:ascii="Times New Roman" w:eastAsia="Times New Roman" w:hAnsi="Times New Roman" w:cs="Times New Roman"/>
          <w:color w:val="000000"/>
          <w:sz w:val="24"/>
          <w:szCs w:val="24"/>
        </w:rPr>
        <w:t>The JFC Swing Tutorial: A Guide to Constructing GUIs</w:t>
      </w:r>
      <w:r>
        <w:rPr>
          <w:rFonts w:ascii="Times New Roman" w:eastAsia="Times New Roman" w:hAnsi="Times New Roman" w:cs="Times New Roman"/>
          <w:color w:val="000000"/>
          <w:sz w:val="24"/>
          <w:szCs w:val="24"/>
        </w:rPr>
        <w:t xml:space="preserve">, </w:t>
      </w:r>
      <w:r w:rsidRPr="00A769CA">
        <w:rPr>
          <w:rFonts w:ascii="Times New Roman" w:eastAsia="Times New Roman" w:hAnsi="Times New Roman" w:cs="Times New Roman"/>
          <w:color w:val="000000"/>
          <w:sz w:val="24"/>
          <w:szCs w:val="24"/>
        </w:rPr>
        <w:t>Addison-Wesley Professional, 2 edition (March 5, 2004)</w:t>
      </w:r>
    </w:p>
    <w:p w14:paraId="0E3345B9" w14:textId="77777777" w:rsidR="004F2A50" w:rsidRDefault="004F2A50">
      <w:pPr>
        <w:jc w:val="center"/>
        <w:rPr>
          <w:rFonts w:ascii="Times New Roman" w:eastAsia="Times New Roman" w:hAnsi="Times New Roman" w:cs="Times New Roman"/>
          <w:b/>
          <w:color w:val="000000"/>
          <w:sz w:val="28"/>
          <w:szCs w:val="28"/>
        </w:rPr>
      </w:pPr>
    </w:p>
    <w:p w14:paraId="60068207" w14:textId="77777777" w:rsidR="004F2A50" w:rsidRDefault="004F2A50">
      <w:pPr>
        <w:jc w:val="center"/>
        <w:rPr>
          <w:rFonts w:ascii="Times New Roman" w:eastAsia="Times New Roman" w:hAnsi="Times New Roman" w:cs="Times New Roman"/>
          <w:b/>
          <w:color w:val="000000"/>
          <w:sz w:val="28"/>
          <w:szCs w:val="28"/>
        </w:rPr>
      </w:pPr>
    </w:p>
    <w:p w14:paraId="74B72CBE" w14:textId="77777777" w:rsidR="004F2A50" w:rsidRDefault="004F2A50">
      <w:pPr>
        <w:jc w:val="center"/>
        <w:rPr>
          <w:rFonts w:ascii="Times New Roman" w:eastAsia="Times New Roman" w:hAnsi="Times New Roman" w:cs="Times New Roman"/>
          <w:b/>
          <w:color w:val="000000"/>
          <w:sz w:val="28"/>
          <w:szCs w:val="28"/>
        </w:rPr>
      </w:pPr>
    </w:p>
    <w:p w14:paraId="323C6BF0" w14:textId="77777777" w:rsidR="004F2A50" w:rsidRDefault="004F2A50">
      <w:pPr>
        <w:jc w:val="center"/>
        <w:rPr>
          <w:rFonts w:ascii="Times New Roman" w:eastAsia="Times New Roman" w:hAnsi="Times New Roman" w:cs="Times New Roman"/>
          <w:b/>
          <w:color w:val="000000"/>
          <w:sz w:val="28"/>
          <w:szCs w:val="28"/>
        </w:rPr>
      </w:pPr>
    </w:p>
    <w:p w14:paraId="530593DA" w14:textId="77777777" w:rsidR="004F2A50" w:rsidRDefault="004F2A50">
      <w:pPr>
        <w:jc w:val="center"/>
        <w:rPr>
          <w:rFonts w:ascii="Times New Roman" w:eastAsia="Times New Roman" w:hAnsi="Times New Roman" w:cs="Times New Roman"/>
          <w:b/>
          <w:color w:val="000000"/>
          <w:sz w:val="28"/>
          <w:szCs w:val="28"/>
        </w:rPr>
      </w:pPr>
    </w:p>
    <w:p w14:paraId="1805FED8" w14:textId="77777777" w:rsidR="004F2A50" w:rsidRDefault="004F2A50">
      <w:pPr>
        <w:jc w:val="center"/>
        <w:rPr>
          <w:rFonts w:ascii="Times New Roman" w:eastAsia="Times New Roman" w:hAnsi="Times New Roman" w:cs="Times New Roman"/>
          <w:b/>
          <w:color w:val="000000"/>
          <w:sz w:val="28"/>
          <w:szCs w:val="28"/>
        </w:rPr>
      </w:pPr>
    </w:p>
    <w:p w14:paraId="390E667B" w14:textId="77777777" w:rsidR="004F2A50" w:rsidRDefault="004F2A50">
      <w:pPr>
        <w:jc w:val="center"/>
        <w:rPr>
          <w:rFonts w:ascii="Times New Roman" w:eastAsia="Times New Roman" w:hAnsi="Times New Roman" w:cs="Times New Roman"/>
          <w:b/>
          <w:color w:val="000000"/>
          <w:sz w:val="28"/>
          <w:szCs w:val="28"/>
        </w:rPr>
      </w:pPr>
    </w:p>
    <w:p w14:paraId="787E577E" w14:textId="77777777" w:rsidR="004F2A50" w:rsidRDefault="004F2A50">
      <w:pPr>
        <w:jc w:val="center"/>
        <w:rPr>
          <w:rFonts w:ascii="Times New Roman" w:eastAsia="Times New Roman" w:hAnsi="Times New Roman" w:cs="Times New Roman"/>
          <w:b/>
          <w:color w:val="000000"/>
          <w:sz w:val="28"/>
          <w:szCs w:val="28"/>
        </w:rPr>
      </w:pPr>
    </w:p>
    <w:p w14:paraId="21EF82AC" w14:textId="77777777" w:rsidR="004F2A50" w:rsidRDefault="004F2A50">
      <w:pPr>
        <w:jc w:val="center"/>
        <w:rPr>
          <w:rFonts w:ascii="Times New Roman" w:eastAsia="Times New Roman" w:hAnsi="Times New Roman" w:cs="Times New Roman"/>
          <w:b/>
          <w:color w:val="000000"/>
          <w:sz w:val="28"/>
          <w:szCs w:val="28"/>
        </w:rPr>
      </w:pPr>
    </w:p>
    <w:p w14:paraId="7C74CABC" w14:textId="77777777" w:rsidR="004F2A50" w:rsidRDefault="004F2A50">
      <w:pPr>
        <w:jc w:val="center"/>
        <w:rPr>
          <w:rFonts w:ascii="Times New Roman" w:eastAsia="Times New Roman" w:hAnsi="Times New Roman" w:cs="Times New Roman"/>
          <w:b/>
          <w:color w:val="000000"/>
          <w:sz w:val="28"/>
          <w:szCs w:val="28"/>
        </w:rPr>
      </w:pPr>
    </w:p>
    <w:p w14:paraId="27928EBA" w14:textId="77777777" w:rsidR="004F2A50" w:rsidRDefault="004F2A50">
      <w:pPr>
        <w:jc w:val="center"/>
        <w:rPr>
          <w:rFonts w:ascii="Times New Roman" w:eastAsia="Times New Roman" w:hAnsi="Times New Roman" w:cs="Times New Roman"/>
          <w:b/>
          <w:color w:val="000000"/>
          <w:sz w:val="28"/>
          <w:szCs w:val="28"/>
        </w:rPr>
      </w:pPr>
    </w:p>
    <w:p w14:paraId="3C7A35EF" w14:textId="77777777" w:rsidR="004F2A50" w:rsidRDefault="004F2A50">
      <w:pPr>
        <w:jc w:val="center"/>
        <w:rPr>
          <w:rFonts w:ascii="Times New Roman" w:eastAsia="Times New Roman" w:hAnsi="Times New Roman" w:cs="Times New Roman"/>
          <w:b/>
          <w:color w:val="000000"/>
          <w:sz w:val="28"/>
          <w:szCs w:val="28"/>
        </w:rPr>
      </w:pPr>
    </w:p>
    <w:p w14:paraId="3773ECCA" w14:textId="77777777" w:rsidR="004F2A50" w:rsidRDefault="004F2A50">
      <w:pPr>
        <w:jc w:val="center"/>
        <w:rPr>
          <w:rFonts w:ascii="Times New Roman" w:eastAsia="Times New Roman" w:hAnsi="Times New Roman" w:cs="Times New Roman"/>
          <w:b/>
          <w:color w:val="000000"/>
          <w:sz w:val="28"/>
          <w:szCs w:val="28"/>
        </w:rPr>
      </w:pPr>
    </w:p>
    <w:p w14:paraId="754FC87D" w14:textId="77777777" w:rsidR="004F2A50" w:rsidRDefault="004F2A50">
      <w:pPr>
        <w:jc w:val="center"/>
        <w:rPr>
          <w:rFonts w:ascii="Times New Roman" w:eastAsia="Times New Roman" w:hAnsi="Times New Roman" w:cs="Times New Roman"/>
          <w:b/>
          <w:color w:val="000000"/>
          <w:sz w:val="28"/>
          <w:szCs w:val="28"/>
        </w:rPr>
      </w:pPr>
    </w:p>
    <w:p w14:paraId="10CB4BB7" w14:textId="77777777" w:rsidR="004F2A50" w:rsidRDefault="004F2A50">
      <w:pPr>
        <w:jc w:val="center"/>
        <w:rPr>
          <w:rFonts w:ascii="Times New Roman" w:eastAsia="Times New Roman" w:hAnsi="Times New Roman" w:cs="Times New Roman"/>
          <w:b/>
          <w:color w:val="000000"/>
          <w:sz w:val="28"/>
          <w:szCs w:val="28"/>
        </w:rPr>
      </w:pPr>
    </w:p>
    <w:p w14:paraId="622458F6" w14:textId="77777777" w:rsidR="004F2A50" w:rsidRDefault="004F2A50">
      <w:pPr>
        <w:jc w:val="center"/>
        <w:rPr>
          <w:rFonts w:ascii="Times New Roman" w:eastAsia="Times New Roman" w:hAnsi="Times New Roman" w:cs="Times New Roman"/>
          <w:b/>
          <w:color w:val="000000"/>
          <w:sz w:val="28"/>
          <w:szCs w:val="28"/>
        </w:rPr>
      </w:pPr>
    </w:p>
    <w:p w14:paraId="2775B906" w14:textId="77777777" w:rsidR="004F2A50" w:rsidRDefault="00000000">
      <w:pPr>
        <w:jc w:val="cente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b/>
          <w:color w:val="000000"/>
          <w:sz w:val="28"/>
          <w:szCs w:val="28"/>
        </w:rPr>
        <w:t>Appendix</w:t>
      </w:r>
    </w:p>
    <w:p w14:paraId="6A47E4FB" w14:textId="121B31C0" w:rsidR="004F2A50" w:rsidRPr="00A769CA" w:rsidRDefault="00F73B00">
      <w:pPr>
        <w:jc w:val="both"/>
        <w:rPr>
          <w:rFonts w:ascii="Times New Roman" w:eastAsia="Times New Roman" w:hAnsi="Times New Roman" w:cs="Times New Roman"/>
          <w:b/>
          <w:bCs/>
          <w:color w:val="000000"/>
          <w:sz w:val="28"/>
          <w:szCs w:val="28"/>
        </w:rPr>
      </w:pPr>
      <w:r w:rsidRPr="00A769CA">
        <w:rPr>
          <w:rFonts w:ascii="Times New Roman" w:eastAsia="Times New Roman" w:hAnsi="Times New Roman" w:cs="Times New Roman"/>
          <w:color w:val="000000"/>
          <w:sz w:val="28"/>
          <w:szCs w:val="28"/>
        </w:rPr>
        <w:t xml:space="preserve"> </w:t>
      </w:r>
      <w:r w:rsidRPr="00A769CA">
        <w:rPr>
          <w:rFonts w:ascii="Times New Roman" w:eastAsia="Times New Roman" w:hAnsi="Times New Roman" w:cs="Times New Roman"/>
          <w:b/>
          <w:bCs/>
          <w:color w:val="000000"/>
          <w:sz w:val="28"/>
          <w:szCs w:val="28"/>
        </w:rPr>
        <w:t>Certificate:</w:t>
      </w:r>
    </w:p>
    <w:p w14:paraId="63286E2A" w14:textId="77777777" w:rsidR="004F2A50" w:rsidRDefault="004F2A50">
      <w:pPr>
        <w:jc w:val="both"/>
        <w:rPr>
          <w:rFonts w:ascii="Times New Roman" w:eastAsia="Times New Roman" w:hAnsi="Times New Roman" w:cs="Times New Roman"/>
          <w:sz w:val="24"/>
          <w:szCs w:val="24"/>
        </w:rPr>
      </w:pPr>
    </w:p>
    <w:p w14:paraId="21171A33" w14:textId="77777777" w:rsidR="004F2A50" w:rsidRDefault="004F2A50">
      <w:pPr>
        <w:jc w:val="both"/>
        <w:rPr>
          <w:rFonts w:ascii="Times New Roman" w:eastAsia="Times New Roman" w:hAnsi="Times New Roman" w:cs="Times New Roman"/>
          <w:sz w:val="24"/>
          <w:szCs w:val="24"/>
        </w:rPr>
      </w:pPr>
    </w:p>
    <w:p w14:paraId="0E54E14F" w14:textId="788E36AA" w:rsidR="004F2A50" w:rsidRDefault="00F73B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D40F46" wp14:editId="2195EF7E">
            <wp:extent cx="6248400" cy="5791200"/>
            <wp:effectExtent l="0" t="0" r="0" b="0"/>
            <wp:docPr id="993727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27878" name="Picture 9937278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8400" cy="5791200"/>
                    </a:xfrm>
                    <a:prstGeom prst="rect">
                      <a:avLst/>
                    </a:prstGeom>
                  </pic:spPr>
                </pic:pic>
              </a:graphicData>
            </a:graphic>
          </wp:inline>
        </w:drawing>
      </w:r>
    </w:p>
    <w:sectPr w:rsidR="004F2A50" w:rsidSect="004C45B6">
      <w:footerReference w:type="default" r:id="rId14"/>
      <w:pgSz w:w="11906" w:h="16838"/>
      <w:pgMar w:top="1440" w:right="1440" w:bottom="1440" w:left="1440" w:header="706" w:footer="70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48A95" w14:textId="77777777" w:rsidR="00097BCE" w:rsidRDefault="00097BCE" w:rsidP="005F361F">
      <w:pPr>
        <w:spacing w:after="0" w:line="240" w:lineRule="auto"/>
      </w:pPr>
      <w:r>
        <w:separator/>
      </w:r>
    </w:p>
  </w:endnote>
  <w:endnote w:type="continuationSeparator" w:id="0">
    <w:p w14:paraId="1C1894E7" w14:textId="77777777" w:rsidR="00097BCE" w:rsidRDefault="00097BCE" w:rsidP="005F3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5" w:author="Nitesh Singh" w:date="2024-11-10T16:30:00Z"/>
  <w:sdt>
    <w:sdtPr>
      <w:id w:val="-1470812699"/>
      <w:docPartObj>
        <w:docPartGallery w:val="Page Numbers (Bottom of Page)"/>
        <w:docPartUnique/>
      </w:docPartObj>
    </w:sdtPr>
    <w:sdtEndPr>
      <w:rPr>
        <w:noProof/>
      </w:rPr>
    </w:sdtEndPr>
    <w:sdtContent>
      <w:customXmlInsRangeEnd w:id="5"/>
      <w:p w14:paraId="3847A19C" w14:textId="73D52CF8" w:rsidR="005F361F" w:rsidRDefault="005F361F">
        <w:pPr>
          <w:pStyle w:val="Footer"/>
          <w:jc w:val="center"/>
          <w:rPr>
            <w:ins w:id="6" w:author="Nitesh Singh" w:date="2024-11-10T16:30:00Z" w16du:dateUtc="2024-11-10T11:00:00Z"/>
          </w:rPr>
        </w:pPr>
        <w:ins w:id="7" w:author="Nitesh Singh" w:date="2024-11-10T16:30:00Z" w16du:dateUtc="2024-11-10T11:00:00Z">
          <w:r>
            <w:fldChar w:fldCharType="begin"/>
          </w:r>
          <w:r>
            <w:instrText xml:space="preserve"> PAGE   \* MERGEFORMAT </w:instrText>
          </w:r>
          <w:r>
            <w:fldChar w:fldCharType="separate"/>
          </w:r>
          <w:r>
            <w:rPr>
              <w:noProof/>
            </w:rPr>
            <w:t>2</w:t>
          </w:r>
          <w:r>
            <w:rPr>
              <w:noProof/>
            </w:rPr>
            <w:fldChar w:fldCharType="end"/>
          </w:r>
        </w:ins>
      </w:p>
      <w:customXmlInsRangeStart w:id="8" w:author="Nitesh Singh" w:date="2024-11-10T16:30:00Z"/>
    </w:sdtContent>
  </w:sdt>
  <w:customXmlInsRangeEnd w:id="8"/>
  <w:p w14:paraId="257E547A" w14:textId="77777777" w:rsidR="005F361F" w:rsidRDefault="005F3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C8437" w14:textId="77777777" w:rsidR="00097BCE" w:rsidRDefault="00097BCE" w:rsidP="005F361F">
      <w:pPr>
        <w:spacing w:after="0" w:line="240" w:lineRule="auto"/>
      </w:pPr>
      <w:r>
        <w:separator/>
      </w:r>
    </w:p>
  </w:footnote>
  <w:footnote w:type="continuationSeparator" w:id="0">
    <w:p w14:paraId="7A5D640C" w14:textId="77777777" w:rsidR="00097BCE" w:rsidRDefault="00097BCE" w:rsidP="005F3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67A26"/>
    <w:multiLevelType w:val="multilevel"/>
    <w:tmpl w:val="CF707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431AF"/>
    <w:multiLevelType w:val="hybridMultilevel"/>
    <w:tmpl w:val="8BFCBE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2B1454"/>
    <w:multiLevelType w:val="multilevel"/>
    <w:tmpl w:val="6FA6A7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D5913"/>
    <w:multiLevelType w:val="multilevel"/>
    <w:tmpl w:val="D7E4E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0E0B59"/>
    <w:multiLevelType w:val="multilevel"/>
    <w:tmpl w:val="6FA6A7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D71D33"/>
    <w:multiLevelType w:val="multilevel"/>
    <w:tmpl w:val="BE88204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4EB0242"/>
    <w:multiLevelType w:val="multilevel"/>
    <w:tmpl w:val="A4A8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40D4E"/>
    <w:multiLevelType w:val="hybridMultilevel"/>
    <w:tmpl w:val="2AFEB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C77F81"/>
    <w:multiLevelType w:val="multilevel"/>
    <w:tmpl w:val="8D14BF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A937A5D"/>
    <w:multiLevelType w:val="hybridMultilevel"/>
    <w:tmpl w:val="173A9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8266A0"/>
    <w:multiLevelType w:val="multilevel"/>
    <w:tmpl w:val="6DE2FA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66381C"/>
    <w:multiLevelType w:val="multilevel"/>
    <w:tmpl w:val="BA2A67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6E54B5"/>
    <w:multiLevelType w:val="multilevel"/>
    <w:tmpl w:val="D7E27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ED47B43"/>
    <w:multiLevelType w:val="multilevel"/>
    <w:tmpl w:val="B74EDB4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592E3E"/>
    <w:multiLevelType w:val="hybridMultilevel"/>
    <w:tmpl w:val="5D783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8656AB"/>
    <w:multiLevelType w:val="multilevel"/>
    <w:tmpl w:val="6FA6A7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B73CBB"/>
    <w:multiLevelType w:val="multilevel"/>
    <w:tmpl w:val="14F8B9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15389"/>
    <w:multiLevelType w:val="multilevel"/>
    <w:tmpl w:val="06AAE7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4833662"/>
    <w:multiLevelType w:val="multilevel"/>
    <w:tmpl w:val="1FB4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376DA2"/>
    <w:multiLevelType w:val="multilevel"/>
    <w:tmpl w:val="5DFAA94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B8603FD"/>
    <w:multiLevelType w:val="hybridMultilevel"/>
    <w:tmpl w:val="60C62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210B1A"/>
    <w:multiLevelType w:val="hybridMultilevel"/>
    <w:tmpl w:val="254ADC1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num w:numId="1" w16cid:durableId="277445075">
    <w:abstractNumId w:val="12"/>
  </w:num>
  <w:num w:numId="2" w16cid:durableId="9188315">
    <w:abstractNumId w:val="3"/>
  </w:num>
  <w:num w:numId="3" w16cid:durableId="1795635465">
    <w:abstractNumId w:val="8"/>
  </w:num>
  <w:num w:numId="4" w16cid:durableId="454754972">
    <w:abstractNumId w:val="5"/>
  </w:num>
  <w:num w:numId="5" w16cid:durableId="538249598">
    <w:abstractNumId w:val="19"/>
  </w:num>
  <w:num w:numId="6" w16cid:durableId="2118332182">
    <w:abstractNumId w:val="17"/>
  </w:num>
  <w:num w:numId="7" w16cid:durableId="67115000">
    <w:abstractNumId w:val="9"/>
  </w:num>
  <w:num w:numId="8" w16cid:durableId="1209612198">
    <w:abstractNumId w:val="1"/>
  </w:num>
  <w:num w:numId="9" w16cid:durableId="1771126934">
    <w:abstractNumId w:val="21"/>
  </w:num>
  <w:num w:numId="10" w16cid:durableId="875046034">
    <w:abstractNumId w:val="7"/>
  </w:num>
  <w:num w:numId="11" w16cid:durableId="282662643">
    <w:abstractNumId w:val="0"/>
  </w:num>
  <w:num w:numId="12" w16cid:durableId="481236584">
    <w:abstractNumId w:val="15"/>
  </w:num>
  <w:num w:numId="13" w16cid:durableId="1367802163">
    <w:abstractNumId w:val="4"/>
  </w:num>
  <w:num w:numId="14" w16cid:durableId="2061201232">
    <w:abstractNumId w:val="2"/>
  </w:num>
  <w:num w:numId="15" w16cid:durableId="1680231043">
    <w:abstractNumId w:val="10"/>
  </w:num>
  <w:num w:numId="16" w16cid:durableId="436874225">
    <w:abstractNumId w:val="16"/>
  </w:num>
  <w:num w:numId="17" w16cid:durableId="1304429219">
    <w:abstractNumId w:val="11"/>
  </w:num>
  <w:num w:numId="18" w16cid:durableId="461658204">
    <w:abstractNumId w:val="6"/>
  </w:num>
  <w:num w:numId="19" w16cid:durableId="1939754147">
    <w:abstractNumId w:val="13"/>
  </w:num>
  <w:num w:numId="20" w16cid:durableId="337074069">
    <w:abstractNumId w:val="18"/>
  </w:num>
  <w:num w:numId="21" w16cid:durableId="1926962914">
    <w:abstractNumId w:val="20"/>
  </w:num>
  <w:num w:numId="22" w16cid:durableId="171666031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tesh Singh">
    <w15:presenceInfo w15:providerId="Windows Live" w15:userId="66660c63d5ad7f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A50"/>
    <w:rsid w:val="00011F88"/>
    <w:rsid w:val="00021BE5"/>
    <w:rsid w:val="00097BCE"/>
    <w:rsid w:val="000E742B"/>
    <w:rsid w:val="001243A9"/>
    <w:rsid w:val="001A1E69"/>
    <w:rsid w:val="001D1D80"/>
    <w:rsid w:val="00201CAB"/>
    <w:rsid w:val="003159CA"/>
    <w:rsid w:val="00324463"/>
    <w:rsid w:val="004C45B6"/>
    <w:rsid w:val="004F2A50"/>
    <w:rsid w:val="00592850"/>
    <w:rsid w:val="005F361F"/>
    <w:rsid w:val="00611E8B"/>
    <w:rsid w:val="00634BDB"/>
    <w:rsid w:val="00641DCF"/>
    <w:rsid w:val="006C4E0F"/>
    <w:rsid w:val="006E7113"/>
    <w:rsid w:val="00734804"/>
    <w:rsid w:val="007D4611"/>
    <w:rsid w:val="007F7C3F"/>
    <w:rsid w:val="008762EA"/>
    <w:rsid w:val="00884E64"/>
    <w:rsid w:val="008D5868"/>
    <w:rsid w:val="009B350F"/>
    <w:rsid w:val="00A0161E"/>
    <w:rsid w:val="00A63639"/>
    <w:rsid w:val="00A769CA"/>
    <w:rsid w:val="00AA1810"/>
    <w:rsid w:val="00AE4AD8"/>
    <w:rsid w:val="00B14808"/>
    <w:rsid w:val="00BB748E"/>
    <w:rsid w:val="00BC0477"/>
    <w:rsid w:val="00BC090E"/>
    <w:rsid w:val="00CC62D0"/>
    <w:rsid w:val="00CF3FD3"/>
    <w:rsid w:val="00D34D98"/>
    <w:rsid w:val="00D35CE2"/>
    <w:rsid w:val="00D4530D"/>
    <w:rsid w:val="00E807C3"/>
    <w:rsid w:val="00E82F37"/>
    <w:rsid w:val="00EB39F5"/>
    <w:rsid w:val="00EE5103"/>
    <w:rsid w:val="00EF125B"/>
    <w:rsid w:val="00F107A8"/>
    <w:rsid w:val="00F3004A"/>
    <w:rsid w:val="00F6006F"/>
    <w:rsid w:val="00F73B00"/>
    <w:rsid w:val="00FC0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378E0"/>
  <w15:docId w15:val="{AC6E7A64-BA0F-4AC2-AC02-5E3D77D7A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BC0477"/>
    <w:pPr>
      <w:ind w:left="720"/>
      <w:contextualSpacing/>
    </w:pPr>
  </w:style>
  <w:style w:type="character" w:styleId="Hyperlink">
    <w:name w:val="Hyperlink"/>
    <w:basedOn w:val="DefaultParagraphFont"/>
    <w:uiPriority w:val="99"/>
    <w:unhideWhenUsed/>
    <w:rsid w:val="00D34D98"/>
    <w:rPr>
      <w:color w:val="0000FF" w:themeColor="hyperlink"/>
      <w:u w:val="single"/>
    </w:rPr>
  </w:style>
  <w:style w:type="character" w:styleId="UnresolvedMention">
    <w:name w:val="Unresolved Mention"/>
    <w:basedOn w:val="DefaultParagraphFont"/>
    <w:uiPriority w:val="99"/>
    <w:semiHidden/>
    <w:unhideWhenUsed/>
    <w:rsid w:val="00D34D98"/>
    <w:rPr>
      <w:color w:val="605E5C"/>
      <w:shd w:val="clear" w:color="auto" w:fill="E1DFDD"/>
    </w:rPr>
  </w:style>
  <w:style w:type="paragraph" w:styleId="Revision">
    <w:name w:val="Revision"/>
    <w:hidden/>
    <w:uiPriority w:val="99"/>
    <w:semiHidden/>
    <w:rsid w:val="005F361F"/>
    <w:pPr>
      <w:spacing w:after="0" w:line="240" w:lineRule="auto"/>
    </w:pPr>
  </w:style>
  <w:style w:type="paragraph" w:styleId="Header">
    <w:name w:val="header"/>
    <w:basedOn w:val="Normal"/>
    <w:link w:val="HeaderChar"/>
    <w:uiPriority w:val="99"/>
    <w:unhideWhenUsed/>
    <w:rsid w:val="005F3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61F"/>
  </w:style>
  <w:style w:type="paragraph" w:styleId="Footer">
    <w:name w:val="footer"/>
    <w:basedOn w:val="Normal"/>
    <w:link w:val="FooterChar"/>
    <w:uiPriority w:val="99"/>
    <w:unhideWhenUsed/>
    <w:rsid w:val="005F3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3149">
      <w:bodyDiv w:val="1"/>
      <w:marLeft w:val="0"/>
      <w:marRight w:val="0"/>
      <w:marTop w:val="0"/>
      <w:marBottom w:val="0"/>
      <w:divBdr>
        <w:top w:val="none" w:sz="0" w:space="0" w:color="auto"/>
        <w:left w:val="none" w:sz="0" w:space="0" w:color="auto"/>
        <w:bottom w:val="none" w:sz="0" w:space="0" w:color="auto"/>
        <w:right w:val="none" w:sz="0" w:space="0" w:color="auto"/>
      </w:divBdr>
    </w:div>
    <w:div w:id="59334212">
      <w:bodyDiv w:val="1"/>
      <w:marLeft w:val="0"/>
      <w:marRight w:val="0"/>
      <w:marTop w:val="0"/>
      <w:marBottom w:val="0"/>
      <w:divBdr>
        <w:top w:val="none" w:sz="0" w:space="0" w:color="auto"/>
        <w:left w:val="none" w:sz="0" w:space="0" w:color="auto"/>
        <w:bottom w:val="none" w:sz="0" w:space="0" w:color="auto"/>
        <w:right w:val="none" w:sz="0" w:space="0" w:color="auto"/>
      </w:divBdr>
    </w:div>
    <w:div w:id="60831848">
      <w:bodyDiv w:val="1"/>
      <w:marLeft w:val="0"/>
      <w:marRight w:val="0"/>
      <w:marTop w:val="0"/>
      <w:marBottom w:val="0"/>
      <w:divBdr>
        <w:top w:val="none" w:sz="0" w:space="0" w:color="auto"/>
        <w:left w:val="none" w:sz="0" w:space="0" w:color="auto"/>
        <w:bottom w:val="none" w:sz="0" w:space="0" w:color="auto"/>
        <w:right w:val="none" w:sz="0" w:space="0" w:color="auto"/>
      </w:divBdr>
    </w:div>
    <w:div w:id="132649358">
      <w:bodyDiv w:val="1"/>
      <w:marLeft w:val="0"/>
      <w:marRight w:val="0"/>
      <w:marTop w:val="0"/>
      <w:marBottom w:val="0"/>
      <w:divBdr>
        <w:top w:val="none" w:sz="0" w:space="0" w:color="auto"/>
        <w:left w:val="none" w:sz="0" w:space="0" w:color="auto"/>
        <w:bottom w:val="none" w:sz="0" w:space="0" w:color="auto"/>
        <w:right w:val="none" w:sz="0" w:space="0" w:color="auto"/>
      </w:divBdr>
    </w:div>
    <w:div w:id="338242709">
      <w:bodyDiv w:val="1"/>
      <w:marLeft w:val="0"/>
      <w:marRight w:val="0"/>
      <w:marTop w:val="0"/>
      <w:marBottom w:val="0"/>
      <w:divBdr>
        <w:top w:val="none" w:sz="0" w:space="0" w:color="auto"/>
        <w:left w:val="none" w:sz="0" w:space="0" w:color="auto"/>
        <w:bottom w:val="none" w:sz="0" w:space="0" w:color="auto"/>
        <w:right w:val="none" w:sz="0" w:space="0" w:color="auto"/>
      </w:divBdr>
    </w:div>
    <w:div w:id="643629905">
      <w:bodyDiv w:val="1"/>
      <w:marLeft w:val="0"/>
      <w:marRight w:val="0"/>
      <w:marTop w:val="0"/>
      <w:marBottom w:val="0"/>
      <w:divBdr>
        <w:top w:val="none" w:sz="0" w:space="0" w:color="auto"/>
        <w:left w:val="none" w:sz="0" w:space="0" w:color="auto"/>
        <w:bottom w:val="none" w:sz="0" w:space="0" w:color="auto"/>
        <w:right w:val="none" w:sz="0" w:space="0" w:color="auto"/>
      </w:divBdr>
    </w:div>
    <w:div w:id="749929084">
      <w:bodyDiv w:val="1"/>
      <w:marLeft w:val="0"/>
      <w:marRight w:val="0"/>
      <w:marTop w:val="0"/>
      <w:marBottom w:val="0"/>
      <w:divBdr>
        <w:top w:val="none" w:sz="0" w:space="0" w:color="auto"/>
        <w:left w:val="none" w:sz="0" w:space="0" w:color="auto"/>
        <w:bottom w:val="none" w:sz="0" w:space="0" w:color="auto"/>
        <w:right w:val="none" w:sz="0" w:space="0" w:color="auto"/>
      </w:divBdr>
    </w:div>
    <w:div w:id="787775017">
      <w:bodyDiv w:val="1"/>
      <w:marLeft w:val="0"/>
      <w:marRight w:val="0"/>
      <w:marTop w:val="0"/>
      <w:marBottom w:val="0"/>
      <w:divBdr>
        <w:top w:val="none" w:sz="0" w:space="0" w:color="auto"/>
        <w:left w:val="none" w:sz="0" w:space="0" w:color="auto"/>
        <w:bottom w:val="none" w:sz="0" w:space="0" w:color="auto"/>
        <w:right w:val="none" w:sz="0" w:space="0" w:color="auto"/>
      </w:divBdr>
    </w:div>
    <w:div w:id="1570727018">
      <w:bodyDiv w:val="1"/>
      <w:marLeft w:val="0"/>
      <w:marRight w:val="0"/>
      <w:marTop w:val="0"/>
      <w:marBottom w:val="0"/>
      <w:divBdr>
        <w:top w:val="none" w:sz="0" w:space="0" w:color="auto"/>
        <w:left w:val="none" w:sz="0" w:space="0" w:color="auto"/>
        <w:bottom w:val="none" w:sz="0" w:space="0" w:color="auto"/>
        <w:right w:val="none" w:sz="0" w:space="0" w:color="auto"/>
      </w:divBdr>
    </w:div>
    <w:div w:id="2070573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dingninjas.com/studio/library/Chatting"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DD773-C7A4-4476-937D-A0570BE8B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23</Pages>
  <Words>3214</Words>
  <Characters>18323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Nitesh Singh</dc:creator>
  <cp:lastModifiedBy>Nitesh Singh</cp:lastModifiedBy>
  <cp:revision>39</cp:revision>
  <cp:lastPrinted>2024-11-10T12:30:00Z</cp:lastPrinted>
  <dcterms:created xsi:type="dcterms:W3CDTF">2024-11-09T15:07:00Z</dcterms:created>
  <dcterms:modified xsi:type="dcterms:W3CDTF">2024-11-10T12:33:00Z</dcterms:modified>
</cp:coreProperties>
</file>